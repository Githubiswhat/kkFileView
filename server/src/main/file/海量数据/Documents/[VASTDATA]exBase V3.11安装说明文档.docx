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b/>
          <w:bCs/>
          <w:color w:val="ED7D31"/>
          <w:sz w:val="72"/>
          <w:szCs w:val="72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</w:pPr>
      <w:r>
        <w:rPr>
          <w:rFonts w:hint="eastAsia"/>
          <w:b/>
          <w:bCs/>
          <w:color w:val="ED7D31"/>
          <w:sz w:val="72"/>
          <w:szCs w:val="72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exBase</w:t>
      </w: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243205</wp:posOffset>
                </wp:positionH>
                <wp:positionV relativeFrom="paragraph">
                  <wp:posOffset>24130</wp:posOffset>
                </wp:positionV>
                <wp:extent cx="4831080" cy="0"/>
                <wp:effectExtent l="0" t="7620" r="0" b="1524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33195" y="4902835"/>
                          <a:ext cx="4831080" cy="0"/>
                        </a:xfrm>
                        <a:prstGeom prst="line">
                          <a:avLst/>
                        </a:prstGeom>
                        <a:noFill/>
                        <a:ln w="158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15pt;margin-top:1.9pt;height:0pt;width:380.4pt;z-index:251664384;mso-width-relative:page;mso-height-relative:page;" filled="f" stroked="t" coordsize="21600,21600" o:gfxdata="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DYVmeNMAAAAGAQAADwAA&#10;AAAAAAABACAAAAAiAAAAZHJzL2Rvd25yZXYueG1sUEsBAhQAFAAAAAgAh07iQArIxQviAQAAgAMA&#10;AA4AAAAAAAAAAQAgAAAAIgEAAGRycy9lMm9Eb2MueG1sUEsFBgAAAAAGAAYAWQEAAHYFAAAAAA==&#10;">
                <v:fill on="f" focussize="0,0"/>
                <v:stroke weight="1.25pt" color="#ED7D31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color w:val="ED7D31"/>
          <w:sz w:val="36"/>
          <w:szCs w:val="36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安装说明文档</w:t>
      </w:r>
    </w:p>
    <w:p>
      <w:pPr>
        <w:ind w:firstLine="0" w:firstLineChars="0"/>
        <w:jc w:val="center"/>
        <w:rPr>
          <w:rFonts w:ascii="微软雅黑" w:hAnsi="微软雅黑" w:cs="微软雅黑"/>
          <w:b/>
          <w:bCs/>
          <w:color w:val="ED7D31"/>
          <w:sz w:val="28"/>
          <w:szCs w:val="28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</w:pPr>
      <w:r>
        <w:rPr>
          <w:rFonts w:hint="eastAsia" w:ascii="微软雅黑" w:hAnsi="微软雅黑" w:cs="微软雅黑"/>
          <w:b/>
          <w:bCs/>
          <w:color w:val="ED7D31"/>
          <w:sz w:val="28"/>
          <w:szCs w:val="28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(Version 3.1</w:t>
      </w:r>
      <w:r>
        <w:rPr>
          <w:rFonts w:hint="eastAsia" w:ascii="微软雅黑" w:hAnsi="微软雅黑" w:cs="微软雅黑"/>
          <w:b/>
          <w:bCs/>
          <w:color w:val="ED7D31"/>
          <w:sz w:val="28"/>
          <w:szCs w:val="28"/>
          <w:lang w:val="en-US" w:eastAsia="zh-CN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1</w:t>
      </w:r>
      <w:r>
        <w:rPr>
          <w:rFonts w:hint="eastAsia" w:ascii="微软雅黑" w:hAnsi="微软雅黑" w:cs="微软雅黑"/>
          <w:b/>
          <w:bCs/>
          <w:color w:val="ED7D31"/>
          <w:sz w:val="28"/>
          <w:szCs w:val="28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)</w:t>
      </w: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b/>
          <w:bCs/>
          <w:color w:val="404040" w:themeColor="text1" w:themeTint="BF"/>
          <w:sz w:val="36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both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both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both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both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headerReference r:id="rId4" w:type="first"/>
          <w:footerReference r:id="rId7" w:type="first"/>
          <w:footerReference r:id="rId5" w:type="default"/>
          <w:headerReference r:id="rId3" w:type="even"/>
          <w:footerReference r:id="rId6" w:type="even"/>
          <w:pgSz w:w="11906" w:h="16838"/>
          <w:pgMar w:top="1440" w:right="1800" w:bottom="1440" w:left="1800" w:header="851" w:footer="992" w:gutter="0"/>
          <w:pgNumType w:start="0"/>
          <w:cols w:space="425" w:num="1"/>
          <w:titlePg/>
          <w:docGrid w:type="lines" w:linePitch="312" w:charSpace="0"/>
        </w:sectPr>
      </w:pPr>
    </w:p>
    <w:p>
      <w:pPr>
        <w:pStyle w:val="47"/>
        <w:widowControl w:val="0"/>
        <w:spacing w:before="0" w:beforeAutospacing="0" w:after="0" w:afterAutospacing="0" w:line="360" w:lineRule="auto"/>
        <w:jc w:val="center"/>
      </w:pPr>
      <w:r>
        <w:rPr>
          <w:rFonts w:hint="eastAsia" w:ascii="Arial" w:hAnsi="Arial"/>
          <w:b/>
          <w:sz w:val="36"/>
          <w:szCs w:val="20"/>
          <w:lang w:bidi="ar"/>
        </w:rPr>
        <w:t>改版记录</w:t>
      </w:r>
    </w:p>
    <w:tbl>
      <w:tblPr>
        <w:tblStyle w:val="52"/>
        <w:tblW w:w="8257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4"/>
        <w:gridCol w:w="1217"/>
        <w:gridCol w:w="2477"/>
        <w:gridCol w:w="1545"/>
        <w:gridCol w:w="1097"/>
        <w:gridCol w:w="109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000000"/>
                <w14:textFill>
                  <w14:solidFill>
                    <w14:srgbClr w14:val="000000">
                      <w14:lumMod w14:val="75000"/>
                      <w14:lumOff w14:val="25000"/>
                    </w14:srgbClr>
                  </w14:solidFill>
                </w14:textFill>
              </w:rPr>
              <w:t>版本</w:t>
            </w:r>
          </w:p>
        </w:tc>
        <w:tc>
          <w:tcPr>
            <w:tcW w:w="12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000000"/>
                <w14:textFill>
                  <w14:solidFill>
                    <w14:srgbClr w14:val="000000">
                      <w14:lumMod w14:val="75000"/>
                      <w14:lumOff w14:val="25000"/>
                    </w14:srgbClr>
                  </w14:solidFill>
                </w14:textFill>
              </w:rPr>
              <w:t>发布日期</w:t>
            </w:r>
          </w:p>
        </w:tc>
        <w:tc>
          <w:tcPr>
            <w:tcW w:w="24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000000"/>
                <w14:textFill>
                  <w14:solidFill>
                    <w14:srgbClr w14:val="000000">
                      <w14:lumMod w14:val="75000"/>
                      <w14:lumOff w14:val="25000"/>
                    </w14:srgbClr>
                  </w14:solidFill>
                </w14:textFill>
              </w:rPr>
              <w:t>描述</w:t>
            </w: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000000"/>
                <w14:textFill>
                  <w14:solidFill>
                    <w14:srgbClr w14:val="000000">
                      <w14:lumMod w14:val="75000"/>
                      <w14:lumOff w14:val="25000"/>
                    </w14:srgbClr>
                  </w14:solidFill>
                </w14:textFill>
              </w:rPr>
              <w:t>作者</w:t>
            </w:r>
          </w:p>
        </w:tc>
        <w:tc>
          <w:tcPr>
            <w:tcW w:w="109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000000"/>
                <w14:textFill>
                  <w14:solidFill>
                    <w14:srgbClr w14:val="000000">
                      <w14:lumMod w14:val="75000"/>
                      <w14:lumOff w14:val="25000"/>
                    </w14:srgbClr>
                  </w14:solidFill>
                </w14:textFill>
              </w:rPr>
              <w:t>复审</w:t>
            </w:r>
          </w:p>
        </w:tc>
        <w:tc>
          <w:tcPr>
            <w:tcW w:w="109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000000"/>
                <w14:textFill>
                  <w14:solidFill>
                    <w14:srgbClr w14:val="000000">
                      <w14:lumMod w14:val="75000"/>
                      <w14:lumOff w14:val="25000"/>
                    </w14:srgbClr>
                  </w14:solidFill>
                </w14:textFill>
              </w:rPr>
              <w:t>批准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82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v1.0</w:t>
            </w:r>
          </w:p>
        </w:tc>
        <w:tc>
          <w:tcPr>
            <w:tcW w:w="12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/>
                <w:color w:val="404040" w:themeColor="text1" w:themeTint="BF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14</w:t>
            </w:r>
            <w:r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/</w:t>
            </w:r>
            <w:r>
              <w:rPr>
                <w:rFonts w:hint="eastAsia"/>
                <w:color w:val="404040" w:themeColor="text1" w:themeTint="BF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</w:t>
            </w:r>
            <w:r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/2022</w:t>
            </w:r>
          </w:p>
        </w:tc>
        <w:tc>
          <w:tcPr>
            <w:tcW w:w="24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新建用户操作说明</w:t>
            </w: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rFonts w:hint="eastAsia" w:eastAsia="微软雅黑"/>
                <w:color w:val="404040" w:themeColor="text1" w:themeTint="BF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/>
                <w:color w:val="404040" w:themeColor="text1" w:themeTint="BF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张泽涛</w:t>
            </w:r>
          </w:p>
        </w:tc>
        <w:tc>
          <w:tcPr>
            <w:tcW w:w="109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09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rFonts w:hint="default" w:eastAsia="微软雅黑"/>
                <w:color w:val="404040" w:themeColor="text1" w:themeTint="BF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2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24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09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09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2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24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09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09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pStyle w:val="47"/>
        <w:widowControl w:val="0"/>
        <w:spacing w:before="0" w:beforeAutospacing="0" w:after="120" w:afterAutospacing="0" w:line="360" w:lineRule="auto"/>
        <w:ind w:firstLine="420"/>
      </w:pPr>
    </w:p>
    <w:p>
      <w:pPr>
        <w:pStyle w:val="47"/>
        <w:widowControl w:val="0"/>
        <w:spacing w:before="0" w:beforeAutospacing="0" w:after="0" w:afterAutospacing="0" w:line="360" w:lineRule="auto"/>
        <w:jc w:val="center"/>
      </w:pPr>
      <w:r>
        <w:rPr>
          <w:rFonts w:hint="eastAsia" w:ascii="Arial" w:hAnsi="Arial"/>
          <w:b/>
          <w:sz w:val="36"/>
          <w:szCs w:val="20"/>
          <w:lang w:bidi="ar"/>
        </w:rPr>
        <w:t>变更记录</w:t>
      </w:r>
    </w:p>
    <w:tbl>
      <w:tblPr>
        <w:tblStyle w:val="52"/>
        <w:tblW w:w="8217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"/>
        <w:gridCol w:w="1266"/>
        <w:gridCol w:w="1764"/>
        <w:gridCol w:w="1341"/>
        <w:gridCol w:w="1084"/>
        <w:gridCol w:w="199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07" w:hRule="atLeast"/>
        </w:trPr>
        <w:tc>
          <w:tcPr>
            <w:tcW w:w="7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变更编号</w:t>
            </w:r>
          </w:p>
        </w:tc>
        <w:tc>
          <w:tcPr>
            <w:tcW w:w="126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日期</w:t>
            </w:r>
          </w:p>
        </w:tc>
        <w:tc>
          <w:tcPr>
            <w:tcW w:w="17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变更项</w:t>
            </w:r>
          </w:p>
        </w:tc>
        <w:tc>
          <w:tcPr>
            <w:tcW w:w="134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描述</w:t>
            </w:r>
          </w:p>
        </w:tc>
        <w:tc>
          <w:tcPr>
            <w:tcW w:w="108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基线版本</w:t>
            </w:r>
          </w:p>
        </w:tc>
        <w:tc>
          <w:tcPr>
            <w:tcW w:w="199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0" w:firstLineChars="0"/>
              <w:jc w:val="center"/>
              <w:rPr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cs="微软雅黑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变更请求编号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6" w:hRule="atLeast"/>
        </w:trPr>
        <w:tc>
          <w:tcPr>
            <w:tcW w:w="7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26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7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34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08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99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1" w:hRule="atLeast"/>
        </w:trPr>
        <w:tc>
          <w:tcPr>
            <w:tcW w:w="7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26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7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34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08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99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ind w:firstLine="0" w:firstLineChars="0"/>
        <w:jc w:val="both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p>
      <w:pPr>
        <w:ind w:firstLine="0" w:firstLineChars="0"/>
        <w:jc w:val="both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【版权声明】 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©20</w:t>
      </w: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07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-2021 北京海量数据技术股份有限公司 版权所有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本文档著作权归 </w:t>
      </w:r>
      <w:r>
        <w:rPr>
          <w:rFonts w:hint="eastAsia"/>
          <w:b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北京海量数据技术股份有限公司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（简称“海量数据”）所有，未经海量数据事先书面许可，任何主体不得以任何形式复制、 修改、抄袭、传播全部或部分本文档内容。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北京海量数据技术股份有限公司保留所有的权利。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【商标声明】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0" distR="0">
            <wp:extent cx="901065" cy="2927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3" t="23001" r="11947" b="21109"/>
                    <a:stretch>
                      <a:fillRect/>
                    </a:stretch>
                  </pic:blipFill>
                  <pic:spPr>
                    <a:xfrm>
                      <a:off x="0" y="0"/>
                      <a:ext cx="978923" cy="3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及其它海量数据产品和服务相关的商标均为 </w:t>
      </w:r>
      <w:r>
        <w:rPr>
          <w:rFonts w:hint="eastAsia"/>
          <w:b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北京海量数据技术股份有限公司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及其关联公司所有。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本文档涉及的第三方主体的商标，依法由权利人所有。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【服务声明】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本文档意在向客户介绍海量数据全部或部分产品、服务的当时的整体概况，部分产品、服务的内容可能有所调整。您所购买的产品、服务的种类、服务标准等应由您与海量数据之间的商业合同约定，除非双方另有约定，否则，海量数据对本文档内容不做任何明示或模式的承诺或保证。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jc w:val="center"/>
        <w:rPr>
          <w:rStyle w:val="112"/>
          <w:b/>
          <w:bCs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footerReference r:id="rId9" w:type="first"/>
          <w:footerReference r:id="rId8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hint="eastAsia" w:ascii="微软雅黑" w:hAnsi="微软雅黑" w:cs="微软雅黑"/>
          <w:b/>
          <w:bCs/>
          <w:color w:val="000000"/>
          <w:sz w:val="20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id w:val="-2118900626"/>
        <w:docPartObj>
          <w:docPartGallery w:val="Table of Contents"/>
          <w:docPartUnique/>
        </w:docPartObj>
      </w:sdtPr>
      <w:sdtEndPr>
        <w:rPr>
          <w:rFonts w:hint="eastAsia" w:ascii="微软雅黑" w:hAnsi="微软雅黑" w:cs="微软雅黑"/>
          <w:b/>
          <w:bCs/>
          <w:color w:val="707070" w:themeColor="text1" w:themeTint="BF"/>
          <w:sz w:val="21"/>
          <w:szCs w:val="21"/>
          <w:lang w:val="zh-CN"/>
          <w14:textFill>
            <w14:solidFill>
              <w14:schemeClr w14:val="tx1">
                <w14:lumMod w14:val="75000"/>
                <w14:lumOff w14:val="25000"/>
                <w14:lumMod w14:val="75000"/>
                <w14:lumOff w14:val="25000"/>
              </w14:schemeClr>
            </w14:solidFill>
          </w14:textFill>
        </w:rPr>
      </w:sdtEndPr>
      <w:sdtContent>
        <w:p>
          <w:pPr>
            <w:ind w:firstLine="0" w:firstLineChars="0"/>
            <w:jc w:val="center"/>
            <w:rPr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="宋体" w:hAnsi="宋体" w:eastAsia="宋体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目录</w:t>
          </w:r>
        </w:p>
        <w:p>
          <w:pPr>
            <w:pStyle w:val="35"/>
            <w:tabs>
              <w:tab w:val="right" w:leader="dot" w:pos="9639"/>
            </w:tabs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TOC \o "1-4" \h \z \u </w:instrText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instrText xml:space="preserve"> HYPERLINK \l _Toc11446 </w:instrText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eastAsia="微软雅黑"/>
              <w:color w:val="1B8AF9" w:themeColor="hyperlink" w:themeTint="BF"/>
              <w:szCs w:val="36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 xml:space="preserve">1. </w:t>
          </w:r>
          <w:r>
            <w:rPr>
              <w:rFonts w:hint="eastAsia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>安装环境要求</w:t>
          </w:r>
          <w:r>
            <w:tab/>
          </w:r>
          <w:r>
            <w:fldChar w:fldCharType="begin"/>
          </w:r>
          <w:r>
            <w:instrText xml:space="preserve"> PAGEREF _Toc11446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9639"/>
            </w:tabs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instrText xml:space="preserve"> HYPERLINK \l _Toc4452 </w:instrText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eastAsia="微软雅黑"/>
              <w:color w:val="1B8AF9" w:themeColor="hyperlink" w:themeTint="BF"/>
              <w:szCs w:val="36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 xml:space="preserve">2. </w:t>
          </w:r>
          <w:r>
            <w:rPr>
              <w:rFonts w:hint="eastAsia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>安装过程</w:t>
          </w:r>
          <w:r>
            <w:tab/>
          </w:r>
          <w:r>
            <w:fldChar w:fldCharType="begin"/>
          </w:r>
          <w:r>
            <w:instrText xml:space="preserve"> PAGEREF _Toc4452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9639"/>
            </w:tabs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instrText xml:space="preserve"> HYPERLINK \l _Toc25368 </w:instrText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eastAsia="微软雅黑"/>
              <w:color w:val="1B8AF9" w:themeColor="hyperlink" w:themeTint="BF"/>
              <w:szCs w:val="36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 xml:space="preserve">3. </w:t>
          </w:r>
          <w:r>
            <w:rPr>
              <w:rFonts w:hint="eastAsia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>插件安装</w:t>
          </w:r>
          <w:r>
            <w:tab/>
          </w:r>
          <w:r>
            <w:fldChar w:fldCharType="begin"/>
          </w:r>
          <w:r>
            <w:instrText xml:space="preserve"> PAGEREF _Toc25368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  <w:p>
          <w:pPr>
            <w:pStyle w:val="44"/>
            <w:tabs>
              <w:tab w:val="right" w:leader="dot" w:pos="9639"/>
            </w:tabs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instrText xml:space="preserve"> HYPERLINK \l _Toc7601 </w:instrText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eastAsia="微软雅黑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 xml:space="preserve">3.1. </w:t>
          </w:r>
          <w:r>
            <w:rPr>
              <w:rFonts w:hint="eastAsia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>前提条件</w:t>
          </w:r>
          <w:r>
            <w:tab/>
          </w:r>
          <w:r>
            <w:fldChar w:fldCharType="begin"/>
          </w:r>
          <w:r>
            <w:instrText xml:space="preserve"> PAGEREF _Toc7601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  <w:p>
          <w:pPr>
            <w:pStyle w:val="44"/>
            <w:tabs>
              <w:tab w:val="right" w:leader="dot" w:pos="9639"/>
            </w:tabs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instrText xml:space="preserve"> HYPERLINK \l _Toc4605 </w:instrText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eastAsia="微软雅黑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 xml:space="preserve">3.2. </w:t>
          </w:r>
          <w:r>
            <w:rPr>
              <w:rFonts w:hint="eastAsia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>配置decoderbufs</w:t>
          </w:r>
          <w:r>
            <w:tab/>
          </w:r>
          <w:r>
            <w:fldChar w:fldCharType="begin"/>
          </w:r>
          <w:r>
            <w:instrText xml:space="preserve"> PAGEREF _Toc4605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  <w:p>
          <w:pPr>
            <w:pStyle w:val="44"/>
            <w:tabs>
              <w:tab w:val="right" w:leader="dot" w:pos="9639"/>
            </w:tabs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instrText xml:space="preserve"> HYPERLINK \l _Toc28484 </w:instrText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eastAsia="微软雅黑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 xml:space="preserve">3.3. </w:t>
          </w:r>
          <w:r>
            <w:rPr>
              <w:rFonts w:hint="eastAsia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>集群配置</w:t>
          </w:r>
          <w:r>
            <w:tab/>
          </w:r>
          <w:r>
            <w:fldChar w:fldCharType="begin"/>
          </w:r>
          <w:r>
            <w:instrText xml:space="preserve"> PAGEREF _Toc28484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9639"/>
            </w:tabs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instrText xml:space="preserve"> HYPERLINK \l _Toc30107 </w:instrText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eastAsia="微软雅黑"/>
              <w:color w:val="1B8AF9" w:themeColor="hyperlink" w:themeTint="BF"/>
              <w:szCs w:val="36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 xml:space="preserve">4. </w:t>
          </w:r>
          <w:r>
            <w:rPr>
              <w:rFonts w:hint="eastAsia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>exBase的启动、停止</w:t>
          </w:r>
          <w:r>
            <w:tab/>
          </w:r>
          <w:r>
            <w:fldChar w:fldCharType="begin"/>
          </w:r>
          <w:r>
            <w:instrText xml:space="preserve"> PAGEREF _Toc30107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9639"/>
            </w:tabs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instrText xml:space="preserve"> HYPERLINK \l _Toc25087 </w:instrText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eastAsia="微软雅黑"/>
              <w:color w:val="1B8AF9" w:themeColor="hyperlink" w:themeTint="BF"/>
              <w:szCs w:val="36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 xml:space="preserve">5. </w:t>
          </w:r>
          <w:r>
            <w:rPr>
              <w:rFonts w:hint="eastAsia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>补丁包安装说明</w:t>
          </w:r>
          <w:r>
            <w:tab/>
          </w:r>
          <w:r>
            <w:fldChar w:fldCharType="begin"/>
          </w:r>
          <w:r>
            <w:instrText xml:space="preserve"> PAGEREF _Toc25087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9639"/>
            </w:tabs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instrText xml:space="preserve"> HYPERLINK \l _Toc20686 </w:instrText>
          </w:r>
          <w:r>
            <w:rPr>
              <w:rFonts w:hint="eastAsia" w:ascii="微软雅黑" w:hAnsi="微软雅黑" w:cs="微软雅黑"/>
              <w:color w:val="1B8AF9" w:themeColor="hyperlink" w:themeTint="BF"/>
              <w:szCs w:val="21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eastAsia="微软雅黑"/>
              <w:color w:val="1B8AF9" w:themeColor="hyperlink" w:themeTint="BF"/>
              <w:szCs w:val="36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 xml:space="preserve">6. </w:t>
          </w:r>
          <w:r>
            <w:rPr>
              <w:rFonts w:hint="eastAsia"/>
              <w:color w:val="1B8AF9" w:themeColor="hyperlink" w:themeTint="BF"/>
              <w14:textFill>
                <w14:solidFill>
                  <w14:schemeClr w14:val="hlink">
                    <w14:lumMod w14:val="75000"/>
                    <w14:lumOff w14:val="25000"/>
                  </w14:schemeClr>
                </w14:solidFill>
              </w14:textFill>
            </w:rPr>
            <w:t>使用前的补充操作建议</w:t>
          </w:r>
          <w:r>
            <w:tab/>
          </w:r>
          <w:r>
            <w:fldChar w:fldCharType="begin"/>
          </w:r>
          <w:r>
            <w:instrText xml:space="preserve"> PAGEREF _Toc20686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  <w:p>
          <w:pPr>
            <w:ind w:firstLine="420"/>
            <w:rPr>
              <w:rFonts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hint="eastAsia" w:ascii="微软雅黑" w:hAnsi="微软雅黑" w:cs="微软雅黑"/>
              <w:color w:val="40404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sdtContent>
    </w:sdt>
    <w:p>
      <w:pPr>
        <w:ind w:firstLine="0" w:firstLineChars="0"/>
        <w:rPr>
          <w:rFonts w:ascii="Courier New" w:hAnsi="Courier New" w:eastAsia="宋体" w:cs="Courier New"/>
          <w:color w:val="62F666"/>
          <w:sz w:val="16"/>
          <w:szCs w:val="16"/>
          <w14:textFill>
            <w14:solidFill>
              <w14:srgbClr w14:val="62F666">
                <w14:lumMod w14:val="75000"/>
                <w14:lumOff w14:val="25000"/>
              </w14:srgbClr>
            </w14:solidFill>
          </w14:textFill>
        </w:rPr>
      </w:pPr>
    </w:p>
    <w:p>
      <w:pPr>
        <w:ind w:firstLine="0" w:firstLineChars="0"/>
        <w:rPr>
          <w:rFonts w:ascii="Courier New" w:hAnsi="Courier New" w:eastAsia="宋体" w:cs="Courier New"/>
          <w:color w:val="62F666"/>
          <w:sz w:val="16"/>
          <w:szCs w:val="16"/>
          <w14:textFill>
            <w14:solidFill>
              <w14:srgbClr w14:val="62F666">
                <w14:lumMod w14:val="75000"/>
                <w14:lumOff w14:val="25000"/>
              </w14:srgbClr>
            </w14:solidFill>
          </w14:textFill>
        </w:rPr>
      </w:pPr>
    </w:p>
    <w:p>
      <w:pPr>
        <w:pStyle w:val="35"/>
        <w:tabs>
          <w:tab w:val="right" w:leader="dot" w:pos="9629"/>
        </w:tabs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headerReference r:id="rId10" w:type="default"/>
          <w:footerReference r:id="rId11" w:type="default"/>
          <w:pgSz w:w="11907" w:h="16840"/>
          <w:pgMar w:top="1701" w:right="1134" w:bottom="1701" w:left="1134" w:header="567" w:footer="567" w:gutter="0"/>
          <w:cols w:space="425" w:num="1"/>
          <w:docGrid w:linePitch="312" w:charSpace="0"/>
        </w:sectPr>
      </w:pPr>
      <w:bookmarkStart w:id="0" w:name="_ZH-CN_TOPIC_0241702870"/>
      <w:bookmarkEnd w:id="0"/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2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1" w:name="_Toc23957"/>
      <w:bookmarkStart w:id="2" w:name="_Toc17441"/>
      <w:bookmarkStart w:id="3" w:name="_Toc11446"/>
      <w:bookmarkStart w:id="4" w:name="_Toc430442349"/>
      <w:bookmarkStart w:id="5" w:name="_Toc425054504"/>
      <w:bookmarkStart w:id="6" w:name="_Toc423410238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安装环境要求</w:t>
      </w:r>
      <w:bookmarkEnd w:id="1"/>
      <w:bookmarkEnd w:id="2"/>
      <w:bookmarkEnd w:id="3"/>
    </w:p>
    <w:p>
      <w:pPr>
        <w:pStyle w:val="158"/>
        <w:ind w:left="289"/>
        <w:rPr>
          <w:rFonts w:ascii="微软雅黑" w:hAnsi="微软雅黑" w:cs="微软雅黑"/>
          <w:color w:val="auto"/>
        </w:rPr>
      </w:pPr>
      <w:r>
        <w:rPr>
          <w:rFonts w:hint="eastAsia" w:ascii="微软雅黑" w:hAnsi="微软雅黑" w:cs="微软雅黑"/>
          <w:color w:val="auto"/>
        </w:rPr>
        <w:t xml:space="preserve">操作系统：CentOS/Redhat </w:t>
      </w:r>
      <w:r>
        <w:rPr>
          <w:rFonts w:hint="eastAsia" w:ascii="微软雅黑" w:hAnsi="微软雅黑" w:cs="微软雅黑"/>
          <w:color w:val="auto"/>
          <w:lang w:val="en-US" w:eastAsia="zh-CN"/>
        </w:rPr>
        <w:t>7.6</w:t>
      </w:r>
      <w:r>
        <w:rPr>
          <w:rFonts w:hint="eastAsia" w:ascii="微软雅黑" w:hAnsi="微软雅黑" w:cs="微软雅黑"/>
          <w:color w:val="auto"/>
        </w:rPr>
        <w:t>及以上</w:t>
      </w:r>
    </w:p>
    <w:p>
      <w:pPr>
        <w:pStyle w:val="158"/>
        <w:ind w:left="289"/>
        <w:rPr>
          <w:rFonts w:ascii="微软雅黑" w:hAnsi="微软雅黑" w:cs="微软雅黑"/>
          <w:color w:val="auto"/>
        </w:rPr>
      </w:pPr>
      <w:r>
        <w:rPr>
          <w:rFonts w:hint="eastAsia" w:ascii="微软雅黑" w:hAnsi="微软雅黑" w:cs="微软雅黑"/>
          <w:color w:val="auto"/>
        </w:rPr>
        <w:t>CPU：8核</w:t>
      </w:r>
    </w:p>
    <w:p>
      <w:pPr>
        <w:pStyle w:val="158"/>
        <w:ind w:left="289"/>
        <w:rPr>
          <w:rFonts w:ascii="微软雅黑" w:hAnsi="微软雅黑" w:cs="微软雅黑"/>
          <w:color w:val="auto"/>
        </w:rPr>
      </w:pPr>
      <w:r>
        <w:rPr>
          <w:rFonts w:hint="eastAsia" w:ascii="微软雅黑" w:hAnsi="微软雅黑" w:cs="微软雅黑"/>
          <w:color w:val="auto"/>
        </w:rPr>
        <w:t>内存：16GB以上</w:t>
      </w:r>
    </w:p>
    <w:p>
      <w:pPr>
        <w:pStyle w:val="158"/>
        <w:ind w:left="289"/>
        <w:rPr>
          <w:rFonts w:ascii="微软雅黑" w:hAnsi="微软雅黑" w:cs="微软雅黑"/>
          <w:color w:val="auto"/>
        </w:rPr>
      </w:pPr>
      <w:r>
        <w:rPr>
          <w:rFonts w:hint="eastAsia" w:ascii="微软雅黑" w:hAnsi="微软雅黑" w:cs="微软雅黑"/>
          <w:color w:val="auto"/>
        </w:rPr>
        <w:t>磁盘空间：</w:t>
      </w:r>
      <w:ins w:id="0" w:author="linhuiying" w:date="2022-06-14T15:07:00Z">
        <w:r>
          <w:rPr>
            <w:rFonts w:hint="eastAsia" w:ascii="微软雅黑" w:hAnsi="微软雅黑" w:cs="微软雅黑"/>
            <w:color w:val="auto"/>
          </w:rPr>
          <w:t>磁盘空间用于安装程序和数据校验，建议不少于500GB。</w:t>
        </w:r>
      </w:ins>
      <w:ins w:id="1" w:author="linhuiying" w:date="2022-06-14T15:08:00Z">
        <w:r>
          <w:rPr>
            <w:rFonts w:hint="eastAsia" w:ascii="微软雅黑" w:hAnsi="微软雅黑" w:cs="微软雅黑"/>
            <w:color w:val="auto"/>
          </w:rPr>
          <w:t>如果迁移数据较大，建议预留迁移数据</w:t>
        </w:r>
      </w:ins>
      <w:ins w:id="2" w:author="linhuiying" w:date="2022-06-14T15:09:00Z">
        <w:r>
          <w:rPr>
            <w:rFonts w:hint="eastAsia" w:ascii="微软雅黑" w:hAnsi="微软雅黑" w:cs="微软雅黑"/>
            <w:color w:val="auto"/>
          </w:rPr>
          <w:t>量</w:t>
        </w:r>
      </w:ins>
      <w:ins w:id="3" w:author="linhuiying" w:date="2022-06-14T15:08:00Z">
        <w:r>
          <w:rPr>
            <w:rFonts w:hint="eastAsia" w:ascii="微软雅黑" w:hAnsi="微软雅黑" w:cs="微软雅黑"/>
            <w:color w:val="auto"/>
          </w:rPr>
          <w:t>2.5倍以上的磁盘空间。</w:t>
        </w:r>
      </w:ins>
    </w:p>
    <w:p>
      <w:pPr>
        <w:pStyle w:val="158"/>
        <w:ind w:left="289"/>
        <w:rPr>
          <w:rFonts w:ascii="微软雅黑" w:hAnsi="微软雅黑" w:cs="微软雅黑"/>
          <w:color w:val="auto"/>
        </w:rPr>
      </w:pPr>
      <w:r>
        <w:rPr>
          <w:rFonts w:hint="eastAsia" w:ascii="微软雅黑" w:hAnsi="微软雅黑" w:cs="微软雅黑"/>
          <w:color w:val="auto"/>
        </w:rPr>
        <w:t>文件系统：xfs</w:t>
      </w:r>
    </w:p>
    <w:p>
      <w:pPr>
        <w:pStyle w:val="158"/>
        <w:ind w:left="289"/>
        <w:rPr>
          <w:rFonts w:ascii="微软雅黑" w:hAnsi="微软雅黑" w:cs="微软雅黑"/>
          <w:color w:val="auto"/>
        </w:rPr>
      </w:pPr>
      <w:r>
        <w:rPr>
          <w:rFonts w:hint="eastAsia" w:ascii="微软雅黑" w:hAnsi="微软雅黑" w:cs="微软雅黑"/>
          <w:color w:val="auto"/>
        </w:rPr>
        <w:t>系统安装时不需要进行磁盘划分</w:t>
      </w:r>
    </w:p>
    <w:p>
      <w:pPr>
        <w:pStyle w:val="158"/>
        <w:ind w:left="289"/>
        <w:rPr>
          <w:rFonts w:ascii="微软雅黑" w:hAnsi="微软雅黑"/>
          <w:szCs w:val="21"/>
        </w:rPr>
      </w:pPr>
      <w:r>
        <w:rPr>
          <w:rFonts w:hint="eastAsia" w:ascii="微软雅黑" w:hAnsi="微软雅黑" w:cs="微软雅黑"/>
          <w:color w:val="auto"/>
        </w:rPr>
        <w:t>挂载yum源</w:t>
      </w:r>
      <w:bookmarkStart w:id="26" w:name="_GoBack"/>
      <w:bookmarkEnd w:id="26"/>
    </w:p>
    <w:bookmarkEnd w:id="4"/>
    <w:bookmarkEnd w:id="5"/>
    <w:bookmarkEnd w:id="6"/>
    <w:p>
      <w:pPr>
        <w:pStyle w:val="2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7" w:name="_Toc326"/>
      <w:bookmarkStart w:id="8" w:name="_Toc9664"/>
      <w:bookmarkStart w:id="9" w:name="_Toc4452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安装过程</w:t>
      </w:r>
      <w:bookmarkEnd w:id="7"/>
      <w:bookmarkEnd w:id="8"/>
      <w:bookmarkEnd w:id="9"/>
    </w:p>
    <w:p>
      <w:pPr>
        <w:pStyle w:val="27"/>
        <w:numPr>
          <w:ilvl w:val="0"/>
          <w:numId w:val="22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安装依赖包；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yum install -y libicu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yum install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-y libicu-devel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yum install -y openssl-devel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yum install -y gcc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yum install -y unzip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yum</w:t>
      </w:r>
      <w:r>
        <w:rPr>
          <w:sz w:val="21"/>
          <w:szCs w:val="21"/>
        </w:rPr>
        <w:t xml:space="preserve"> install -y perl-ExtUtils-Embed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yum</w:t>
      </w:r>
      <w:r>
        <w:rPr>
          <w:sz w:val="21"/>
          <w:szCs w:val="21"/>
        </w:rPr>
        <w:t xml:space="preserve"> install -y libxslt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y</w:t>
      </w:r>
      <w:r>
        <w:rPr>
          <w:sz w:val="21"/>
          <w:szCs w:val="21"/>
        </w:rPr>
        <w:t>um install -y tcl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sz w:val="21"/>
          <w:szCs w:val="21"/>
        </w:rPr>
        <w:t>yum install -y java-1.8.0-openjdk</w:t>
      </w:r>
    </w:p>
    <w:p>
      <w:pPr>
        <w:pStyle w:val="27"/>
        <w:numPr>
          <w:ilvl w:val="255"/>
          <w:numId w:val="0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注意：依赖包一定要安装完成，如漏装依赖包 openssl-devel会导致exbase启动失败。</w:t>
      </w:r>
    </w:p>
    <w:p>
      <w:pPr>
        <w:pStyle w:val="27"/>
        <w:numPr>
          <w:ilvl w:val="0"/>
          <w:numId w:val="22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/>
        </w:rPr>
        <w:t>exBase安装包大小约400MB，将安装包上传，并解压到根目录。此处以exbase-3.</w:t>
      </w:r>
      <w:r>
        <w:rPr>
          <w:rFonts w:hint="eastAsia" w:ascii="微软雅黑" w:hAnsi="微软雅黑" w:eastAsia="微软雅黑"/>
          <w:lang w:val="en-US" w:eastAsia="zh-CN"/>
        </w:rPr>
        <w:t>11</w:t>
      </w:r>
      <w:r>
        <w:rPr>
          <w:rFonts w:hint="eastAsia" w:ascii="微软雅黑" w:hAnsi="微软雅黑" w:eastAsia="微软雅黑"/>
        </w:rPr>
        <w:t>安装包为例；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unzip exbase-</w:t>
      </w:r>
      <w:r>
        <w:rPr>
          <w:rFonts w:hint="eastAsia"/>
          <w:sz w:val="21"/>
          <w:szCs w:val="21"/>
          <w:lang w:val="en-US" w:eastAsia="zh-CN"/>
        </w:rPr>
        <w:t>3.11</w:t>
      </w:r>
      <w:r>
        <w:rPr>
          <w:rFonts w:hint="eastAsia"/>
          <w:sz w:val="21"/>
          <w:szCs w:val="21"/>
        </w:rPr>
        <w:t>_centos-7.x86_64.zip -d /exbase_environment</w:t>
      </w:r>
    </w:p>
    <w:p>
      <w:pPr>
        <w:pStyle w:val="27"/>
        <w:rPr>
          <w:rFonts w:ascii="微软雅黑" w:hAnsi="微软雅黑" w:eastAsia="微软雅黑" w:cs="宋体"/>
          <w:szCs w:val="21"/>
        </w:rPr>
      </w:pPr>
    </w:p>
    <w:p>
      <w:pPr>
        <w:pStyle w:val="27"/>
        <w:numPr>
          <w:ilvl w:val="0"/>
          <w:numId w:val="22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上传并安装；</w:t>
      </w:r>
    </w:p>
    <w:p>
      <w:pPr>
        <w:pStyle w:val="27"/>
        <w:ind w:firstLine="420"/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若指定安装目录为</w:t>
      </w:r>
      <w:r>
        <w:rPr>
          <w:rFonts w:hint="eastAsia" w:ascii="微软雅黑" w:hAnsi="微软雅黑" w:eastAsia="微软雅黑" w:cs="宋体"/>
          <w:color w:val="FF0000"/>
          <w:szCs w:val="21"/>
          <w14:textFill>
            <w14:solidFill>
              <w14:srgbClr w14:val="FF0000">
                <w14:lumMod w14:val="75000"/>
                <w14:lumOff w14:val="25000"/>
              </w14:srgbClr>
            </w14:solidFill>
          </w14:textFill>
        </w:rPr>
        <w:t>根目录</w:t>
      </w:r>
      <w:r>
        <w:rPr>
          <w:rFonts w:hint="eastAsia" w:ascii="微软雅黑" w:hAnsi="微软雅黑" w:eastAsia="微软雅黑" w:cs="宋体"/>
          <w:szCs w:val="21"/>
        </w:rPr>
        <w:t>，需检查目录/deployment和/data是否存在，若存在则删除，这个目录中若有文件，请自行备份；若指定安装目录为非根目录，只需检查/deployment即可。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chmod +x /exbase_environment/exbase_in</w:t>
      </w:r>
      <w:r>
        <w:rPr>
          <w:rFonts w:hint="eastAsia"/>
          <w:sz w:val="21"/>
          <w:szCs w:val="21"/>
          <w:lang w:val="en-US" w:eastAsia="zh-CN"/>
        </w:rPr>
        <w:t>stall</w:t>
      </w:r>
      <w:r>
        <w:rPr>
          <w:rFonts w:hint="eastAsia"/>
          <w:sz w:val="21"/>
          <w:szCs w:val="21"/>
        </w:rPr>
        <w:t>.sh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cd  /exbase_environment/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./exbase_in</w:t>
      </w:r>
      <w:r>
        <w:rPr>
          <w:rFonts w:hint="eastAsia"/>
          <w:sz w:val="21"/>
          <w:szCs w:val="21"/>
          <w:lang w:val="en-US" w:eastAsia="zh-CN"/>
        </w:rPr>
        <w:t>stall</w:t>
      </w:r>
      <w:r>
        <w:rPr>
          <w:rFonts w:hint="eastAsia"/>
          <w:sz w:val="21"/>
          <w:szCs w:val="21"/>
        </w:rPr>
        <w:t>.sh</w:t>
      </w:r>
    </w:p>
    <w:p>
      <w:pPr>
        <w:pStyle w:val="27"/>
        <w:tabs>
          <w:tab w:val="left" w:pos="312"/>
        </w:tabs>
        <w:rPr>
          <w:rFonts w:ascii="微软雅黑" w:hAnsi="微软雅黑" w:eastAsia="微软雅黑" w:cs="宋体"/>
          <w:szCs w:val="21"/>
        </w:rPr>
      </w:pPr>
    </w:p>
    <w:p>
      <w:pPr>
        <w:pStyle w:val="27"/>
        <w:tabs>
          <w:tab w:val="left" w:pos="312"/>
        </w:tabs>
        <w:rPr>
          <w:rFonts w:ascii="微软雅黑" w:hAnsi="微软雅黑" w:eastAsia="微软雅黑" w:cs="宋体"/>
          <w:szCs w:val="21"/>
        </w:rPr>
      </w:pPr>
    </w:p>
    <w:p>
      <w:pPr>
        <w:pStyle w:val="27"/>
        <w:tabs>
          <w:tab w:val="left" w:pos="312"/>
        </w:tabs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运行安装脚本后，用户需指定安装目录的绝对路径，如下图所示：</w:t>
      </w:r>
    </w:p>
    <w:p>
      <w:pPr>
        <w:pStyle w:val="27"/>
        <w:tabs>
          <w:tab w:val="left" w:pos="312"/>
        </w:tabs>
      </w:pPr>
      <w:r>
        <w:drawing>
          <wp:inline distT="0" distB="0" distL="114300" distR="114300">
            <wp:extent cx="4411980" cy="807720"/>
            <wp:effectExtent l="0" t="0" r="762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tabs>
          <w:tab w:val="left" w:pos="312"/>
        </w:tabs>
        <w:rPr>
          <w:rFonts w:hint="eastAsia" w:ascii="微软雅黑" w:hAnsi="微软雅黑" w:eastAsia="微软雅黑" w:cs="宋体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szCs w:val="21"/>
          <w:lang w:val="en-US" w:eastAsia="zh-CN"/>
        </w:rPr>
        <w:t>指定路径后会进行依赖检查和端口检测：</w:t>
      </w:r>
    </w:p>
    <w:p>
      <w:pPr>
        <w:pStyle w:val="27"/>
        <w:tabs>
          <w:tab w:val="left" w:pos="312"/>
        </w:tabs>
        <w:rPr>
          <w:rFonts w:hint="eastAsia"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drawing>
          <wp:inline distT="0" distB="0" distL="114300" distR="114300">
            <wp:extent cx="5269230" cy="2338705"/>
            <wp:effectExtent l="0" t="0" r="3810" b="825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tabs>
          <w:tab w:val="left" w:pos="312"/>
        </w:tabs>
        <w:rPr>
          <w:rFonts w:hint="eastAsia" w:ascii="微软雅黑" w:hAnsi="微软雅黑" w:eastAsia="微软雅黑" w:cs="宋体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szCs w:val="21"/>
          <w:lang w:val="en-US" w:eastAsia="zh-CN"/>
        </w:rPr>
        <w:t>若是默认端口被占用，则需指定相应的端口：</w:t>
      </w:r>
    </w:p>
    <w:p>
      <w:pPr>
        <w:pStyle w:val="27"/>
        <w:tabs>
          <w:tab w:val="left" w:pos="312"/>
        </w:tabs>
      </w:pPr>
      <w:r>
        <w:drawing>
          <wp:inline distT="0" distB="0" distL="114300" distR="114300">
            <wp:extent cx="3657600" cy="563880"/>
            <wp:effectExtent l="0" t="0" r="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tabs>
          <w:tab w:val="left" w:pos="312"/>
        </w:tabs>
        <w:rPr>
          <w:rFonts w:hint="eastAsia" w:ascii="微软雅黑" w:hAnsi="微软雅黑" w:eastAsia="微软雅黑" w:cs="宋体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szCs w:val="21"/>
          <w:lang w:val="en-US" w:eastAsia="zh-CN"/>
        </w:rPr>
        <w:t>指定安装的用户，可以使用现有的非超级管理员用户(非root)，也可以创建用户和所属用户组：</w:t>
      </w:r>
    </w:p>
    <w:p>
      <w:pPr>
        <w:pStyle w:val="27"/>
        <w:tabs>
          <w:tab w:val="left" w:pos="312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3703320" cy="647700"/>
            <wp:effectExtent l="0" t="0" r="0" b="762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tabs>
          <w:tab w:val="left" w:pos="312"/>
        </w:tabs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szCs w:val="21"/>
        </w:rPr>
        <w:t>然后等待安装脚本运行结束，安装日志位于/exbase_enviro</w:t>
      </w:r>
      <w:r>
        <w:rPr>
          <w:rFonts w:ascii="微软雅黑" w:hAnsi="微软雅黑" w:eastAsia="微软雅黑" w:cs="宋体"/>
          <w:szCs w:val="21"/>
        </w:rPr>
        <w:t>n</w:t>
      </w:r>
      <w:r>
        <w:rPr>
          <w:rFonts w:hint="eastAsia" w:ascii="微软雅黑" w:hAnsi="微软雅黑" w:eastAsia="微软雅黑" w:cs="宋体"/>
          <w:szCs w:val="21"/>
        </w:rPr>
        <w:t>ment/exBase_install.log</w:t>
      </w:r>
    </w:p>
    <w:p>
      <w:pPr>
        <w:pStyle w:val="27"/>
        <w:tabs>
          <w:tab w:val="left" w:pos="312"/>
        </w:tabs>
      </w:pPr>
      <w:r>
        <w:rPr>
          <w:rFonts w:hint="eastAsia"/>
        </w:rPr>
        <w:t>安装日志上报错： ERROR StatusLogger No log4j2 configuration file found. Using default configuration: logging only errors to the console无需理会；成功安装部分日志如下：</w:t>
      </w:r>
    </w:p>
    <w:p>
      <w:pPr>
        <w:pStyle w:val="27"/>
        <w:tabs>
          <w:tab w:val="left" w:pos="312"/>
        </w:tabs>
      </w:pPr>
      <w:r>
        <w:drawing>
          <wp:inline distT="0" distB="0" distL="114300" distR="114300">
            <wp:extent cx="5939155" cy="4370705"/>
            <wp:effectExtent l="0" t="0" r="4445" b="317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tabs>
          <w:tab w:val="left" w:pos="312"/>
        </w:tabs>
      </w:pPr>
    </w:p>
    <w:p>
      <w:pPr>
        <w:pStyle w:val="27"/>
        <w:tabs>
          <w:tab w:val="left" w:pos="312"/>
        </w:tabs>
      </w:pPr>
      <w:r>
        <w:drawing>
          <wp:inline distT="0" distB="0" distL="114300" distR="114300">
            <wp:extent cx="5942330" cy="3470275"/>
            <wp:effectExtent l="0" t="0" r="1270" b="444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22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安装许可：</w:t>
      </w:r>
      <w:r>
        <w:rPr>
          <w:rFonts w:ascii="微软雅黑" w:hAnsi="微软雅黑" w:eastAsia="微软雅黑" w:cs="宋体"/>
          <w:szCs w:val="21"/>
        </w:rPr>
        <w:t>提供内存大小、线程数与网卡信息</w:t>
      </w:r>
      <w:r>
        <w:rPr>
          <w:rFonts w:hint="eastAsia" w:ascii="微软雅黑" w:hAnsi="微软雅黑" w:eastAsia="微软雅黑" w:cs="宋体"/>
          <w:szCs w:val="21"/>
        </w:rPr>
        <w:t>。把</w:t>
      </w:r>
      <w:r>
        <w:rPr>
          <w:rFonts w:ascii="微软雅黑" w:hAnsi="微软雅黑" w:eastAsia="微软雅黑" w:cs="宋体"/>
          <w:szCs w:val="21"/>
        </w:rPr>
        <w:t>这些信息</w:t>
      </w:r>
      <w:r>
        <w:rPr>
          <w:rFonts w:hint="eastAsia" w:ascii="微软雅黑" w:hAnsi="微软雅黑" w:eastAsia="微软雅黑" w:cs="宋体"/>
          <w:szCs w:val="21"/>
        </w:rPr>
        <w:t>反馈给支持人员，</w:t>
      </w:r>
      <w:r>
        <w:rPr>
          <w:rFonts w:ascii="微软雅黑" w:hAnsi="微软雅黑" w:eastAsia="微软雅黑" w:cs="宋体"/>
          <w:szCs w:val="21"/>
        </w:rPr>
        <w:t>制作licence</w:t>
      </w:r>
      <w:r>
        <w:rPr>
          <w:rFonts w:hint="eastAsia" w:ascii="微软雅黑" w:hAnsi="微软雅黑" w:eastAsia="微软雅黑" w:cs="宋体"/>
          <w:szCs w:val="21"/>
        </w:rPr>
        <w:t>。</w:t>
      </w:r>
    </w:p>
    <w:p>
      <w:pPr>
        <w:pStyle w:val="27"/>
        <w:tabs>
          <w:tab w:val="left" w:pos="312"/>
        </w:tabs>
        <w:rPr>
          <w:rFonts w:hint="eastAsia" w:ascii="微软雅黑" w:hAnsi="微软雅黑" w:eastAsia="微软雅黑" w:cs="宋体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szCs w:val="21"/>
          <w:lang w:val="en-US" w:eastAsia="zh-CN"/>
        </w:rPr>
        <w:t>安装结束后，若是已经申请使用证书，可以继续安装证书：</w:t>
      </w:r>
    </w:p>
    <w:p>
      <w:pPr>
        <w:pStyle w:val="27"/>
        <w:tabs>
          <w:tab w:val="left" w:pos="312"/>
        </w:tabs>
      </w:pPr>
      <w:r>
        <w:drawing>
          <wp:inline distT="0" distB="0" distL="114300" distR="114300">
            <wp:extent cx="5268595" cy="931545"/>
            <wp:effectExtent l="0" t="0" r="4445" b="1333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tabs>
          <w:tab w:val="left" w:pos="312"/>
        </w:tabs>
        <w:rPr>
          <w:rFonts w:hint="eastAsia" w:ascii="微软雅黑" w:hAnsi="微软雅黑" w:eastAsia="微软雅黑" w:cs="宋体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szCs w:val="21"/>
          <w:lang w:val="en-US" w:eastAsia="zh-CN"/>
        </w:rPr>
        <w:t>安装证书后即可使用exbase。</w:t>
      </w:r>
    </w:p>
    <w:p>
      <w:pPr>
        <w:pStyle w:val="27"/>
        <w:tabs>
          <w:tab w:val="left" w:pos="312"/>
        </w:tabs>
        <w:rPr>
          <w:rFonts w:hint="default" w:ascii="微软雅黑" w:hAnsi="微软雅黑" w:eastAsia="微软雅黑" w:cs="宋体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szCs w:val="21"/>
          <w:lang w:val="en-US" w:eastAsia="zh-CN"/>
        </w:rPr>
        <w:t>也可在安装包所在目录下通过如下命令安装证书。</w:t>
      </w:r>
    </w:p>
    <w:p>
      <w:pPr>
        <w:pStyle w:val="168"/>
        <w:snapToGrid/>
        <w:ind w:left="0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./add_license.sh</w:t>
      </w:r>
    </w:p>
    <w:p>
      <w:pPr>
        <w:pStyle w:val="27"/>
        <w:rPr>
          <w:rFonts w:ascii="微软雅黑" w:hAnsi="微软雅黑" w:eastAsia="微软雅黑" w:cs="宋体"/>
          <w:szCs w:val="21"/>
        </w:rPr>
      </w:pPr>
    </w:p>
    <w:p>
      <w:pPr>
        <w:pStyle w:val="27"/>
        <w:rPr>
          <w:rFonts w:ascii="微软雅黑" w:hAnsi="微软雅黑" w:eastAsia="微软雅黑" w:cs="宋体"/>
          <w:szCs w:val="21"/>
        </w:rPr>
      </w:pPr>
      <w:r>
        <w:drawing>
          <wp:inline distT="0" distB="0" distL="114300" distR="114300">
            <wp:extent cx="5273675" cy="624840"/>
            <wp:effectExtent l="0" t="0" r="14605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22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启动进程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start incremental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start  exbase</w:t>
      </w:r>
    </w:p>
    <w:p>
      <w:pPr>
        <w:pStyle w:val="27"/>
        <w:tabs>
          <w:tab w:val="left" w:pos="312"/>
        </w:tabs>
        <w:rPr>
          <w:rFonts w:ascii="微软雅黑" w:hAnsi="微软雅黑" w:eastAsia="微软雅黑" w:cs="宋体"/>
          <w:szCs w:val="21"/>
        </w:rPr>
      </w:pPr>
    </w:p>
    <w:p>
      <w:pPr>
        <w:pStyle w:val="27"/>
        <w:numPr>
          <w:ilvl w:val="0"/>
          <w:numId w:val="22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登录系统，网址为：http</w:t>
      </w:r>
      <w:ins w:id="4" w:author="zengmm" w:date="2022-04-12T17:51:00Z">
        <w:r>
          <w:rPr>
            <w:rFonts w:hint="eastAsia" w:ascii="微软雅黑" w:hAnsi="微软雅黑" w:eastAsia="微软雅黑" w:cs="宋体"/>
            <w:szCs w:val="21"/>
          </w:rPr>
          <w:t>s</w:t>
        </w:r>
      </w:ins>
      <w:r>
        <w:rPr>
          <w:rFonts w:hint="eastAsia" w:ascii="微软雅黑" w:hAnsi="微软雅黑" w:eastAsia="微软雅黑" w:cs="宋体"/>
          <w:szCs w:val="21"/>
        </w:rPr>
        <w:t>://&lt;服务器ip&gt;:</w:t>
      </w:r>
      <w:r>
        <w:rPr>
          <w:rFonts w:ascii="微软雅黑" w:hAnsi="微软雅黑" w:eastAsia="微软雅黑" w:cs="宋体"/>
          <w:szCs w:val="21"/>
        </w:rPr>
        <w:t>310</w:t>
      </w:r>
      <w:r>
        <w:rPr>
          <w:rFonts w:hint="eastAsia" w:ascii="微软雅黑" w:hAnsi="微软雅黑" w:eastAsia="微软雅黑" w:cs="宋体"/>
          <w:szCs w:val="21"/>
        </w:rPr>
        <w:t>3</w:t>
      </w:r>
      <w:r>
        <w:rPr>
          <w:rFonts w:ascii="微软雅黑" w:hAnsi="微软雅黑" w:eastAsia="微软雅黑" w:cs="宋体"/>
          <w:szCs w:val="21"/>
        </w:rPr>
        <w:t>0</w:t>
      </w:r>
    </w:p>
    <w:p>
      <w:pPr>
        <w:pStyle w:val="27"/>
        <w:rPr>
          <w:rFonts w:ascii="微软雅黑" w:hAnsi="微软雅黑" w:eastAsia="微软雅黑" w:cs="宋体"/>
          <w:szCs w:val="21"/>
        </w:rPr>
      </w:pPr>
    </w:p>
    <w:p>
      <w:pPr>
        <w:pStyle w:val="27"/>
        <w:numPr>
          <w:ilvl w:val="0"/>
          <w:numId w:val="22"/>
        </w:numPr>
        <w:rPr>
          <w:rFonts w:ascii="微软雅黑" w:hAnsi="微软雅黑" w:eastAsia="微软雅黑" w:cs="宋体"/>
          <w:szCs w:val="21"/>
        </w:rPr>
      </w:pPr>
      <w:r>
        <w:rPr>
          <w:rFonts w:ascii="微软雅黑" w:hAnsi="微软雅黑" w:eastAsia="微软雅黑" w:cs="宋体"/>
          <w:szCs w:val="21"/>
        </w:rPr>
        <w:t>若正常访问，将安装文件删除</w:t>
      </w:r>
    </w:p>
    <w:p>
      <w:pPr>
        <w:pStyle w:val="168"/>
        <w:snapToGrid/>
        <w:ind w:left="0"/>
        <w:rPr>
          <w:rFonts w:ascii="微软雅黑" w:hAnsi="微软雅黑" w:eastAsia="微软雅黑" w:cs="宋体"/>
          <w:szCs w:val="21"/>
        </w:rPr>
      </w:pPr>
      <w:r>
        <w:rPr>
          <w:rFonts w:hint="eastAsia"/>
          <w:sz w:val="21"/>
          <w:szCs w:val="21"/>
        </w:rPr>
        <w:t xml:space="preserve"> rm –rf  /exbase_environment*</w:t>
      </w:r>
    </w:p>
    <w:p>
      <w:pPr>
        <w:pStyle w:val="2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10" w:name="_Toc8957"/>
      <w:bookmarkStart w:id="11" w:name="_Toc25368"/>
      <w:bookmarkStart w:id="12" w:name="_Toc23095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插件安装</w:t>
      </w:r>
      <w:bookmarkEnd w:id="10"/>
      <w:bookmarkEnd w:id="11"/>
    </w:p>
    <w:p>
      <w:pPr>
        <w:ind w:firstLine="420"/>
        <w:rPr>
          <w:color w:val="FF0000"/>
          <w14:textFill>
            <w14:solidFill>
              <w14:srgbClr w14:val="FF0000">
                <w14:lumMod w14:val="75000"/>
                <w14:lumOff w14:val="25000"/>
              </w14:srgbClr>
            </w14:solidFill>
          </w14:textFill>
        </w:rPr>
      </w:pPr>
      <w:r>
        <w:rPr>
          <w:rFonts w:hint="eastAsia"/>
          <w:color w:val="FF0000"/>
          <w14:textFill>
            <w14:solidFill>
              <w14:srgbClr w14:val="FF0000">
                <w14:lumMod w14:val="75000"/>
                <w14:lumOff w14:val="25000"/>
              </w14:srgbClr>
            </w14:solidFill>
          </w14:textFill>
        </w:rPr>
        <w:t>注意：若需要使用反向增量迁移功能，需要在PG/Vastbase G100/Vastbase E100配置d</w:t>
      </w:r>
      <w:r>
        <w:rPr>
          <w:color w:val="FF0000"/>
          <w14:textFill>
            <w14:solidFill>
              <w14:srgbClr w14:val="FF0000">
                <w14:lumMod w14:val="75000"/>
                <w14:lumOff w14:val="25000"/>
              </w14:srgbClr>
            </w14:solidFill>
          </w14:textFill>
        </w:rPr>
        <w:t>e</w:t>
      </w:r>
      <w:r>
        <w:rPr>
          <w:rFonts w:hint="eastAsia"/>
          <w:color w:val="FF0000"/>
          <w14:textFill>
            <w14:solidFill>
              <w14:srgbClr w14:val="FF0000">
                <w14:lumMod w14:val="75000"/>
                <w14:lumOff w14:val="25000"/>
              </w14:srgbClr>
            </w14:solidFill>
          </w14:textFill>
        </w:rPr>
        <w:t>coder</w:t>
      </w:r>
      <w:r>
        <w:rPr>
          <w:color w:val="FF0000"/>
          <w14:textFill>
            <w14:solidFill>
              <w14:srgbClr w14:val="FF0000">
                <w14:lumMod w14:val="75000"/>
                <w14:lumOff w14:val="25000"/>
              </w14:srgbClr>
            </w14:solidFill>
          </w14:textFill>
        </w:rPr>
        <w:t>bufs</w:t>
      </w:r>
      <w:r>
        <w:rPr>
          <w:rFonts w:hint="eastAsia"/>
          <w:color w:val="FF0000"/>
          <w14:textFill>
            <w14:solidFill>
              <w14:srgbClr w14:val="FF0000">
                <w14:lumMod w14:val="75000"/>
                <w14:lumOff w14:val="25000"/>
              </w14:srgbClr>
            </w14:solidFill>
          </w14:textFill>
        </w:rPr>
        <w:t>。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4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13" w:name="_Toc166"/>
      <w:bookmarkStart w:id="14" w:name="_Toc7601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前提条件</w:t>
      </w:r>
      <w:bookmarkEnd w:id="13"/>
      <w:bookmarkEnd w:id="14"/>
    </w:p>
    <w:p>
      <w:pPr>
        <w:pStyle w:val="158"/>
        <w:ind w:left="289"/>
        <w:rPr>
          <w:rFonts w:ascii="微软雅黑" w:hAnsi="微软雅黑" w:cs="微软雅黑"/>
          <w:color w:val="auto"/>
        </w:rPr>
      </w:pPr>
      <w:r>
        <w:rPr>
          <w:rFonts w:hint="eastAsia" w:ascii="微软雅黑" w:hAnsi="微软雅黑" w:cs="微软雅黑"/>
          <w:color w:val="auto"/>
        </w:rPr>
        <w:t>PG数据库为10及以上版本，exBase为2.10及以上版本，Vastbase</w:t>
      </w:r>
      <w:ins w:id="5" w:author="zengmm" w:date="2022-04-12T17:53:00Z">
        <w:r>
          <w:rPr>
            <w:rFonts w:hint="eastAsia" w:ascii="微软雅黑" w:hAnsi="微软雅黑" w:cs="微软雅黑"/>
            <w:color w:val="auto"/>
          </w:rPr>
          <w:t xml:space="preserve"> G100</w:t>
        </w:r>
      </w:ins>
      <w:r>
        <w:rPr>
          <w:rFonts w:hint="eastAsia" w:ascii="微软雅黑" w:hAnsi="微软雅黑" w:cs="微软雅黑"/>
          <w:color w:val="auto"/>
        </w:rPr>
        <w:t>为V2.2.3及以上版本</w:t>
      </w:r>
    </w:p>
    <w:p>
      <w:pPr>
        <w:pStyle w:val="158"/>
        <w:ind w:left="289"/>
        <w:rPr>
          <w:rFonts w:ascii="微软雅黑" w:hAnsi="微软雅黑" w:cs="微软雅黑"/>
          <w:color w:val="auto"/>
        </w:rPr>
      </w:pPr>
      <w:r>
        <w:rPr>
          <w:rFonts w:hint="eastAsia" w:ascii="微软雅黑" w:hAnsi="微软雅黑" w:cs="微软雅黑"/>
          <w:color w:val="auto"/>
        </w:rPr>
        <w:t>PG/</w:t>
      </w:r>
      <w:ins w:id="6" w:author="zengmm" w:date="2022-04-12T17:52:00Z">
        <w:r>
          <w:rPr>
            <w:rFonts w:hint="eastAsia" w:ascii="微软雅黑" w:hAnsi="微软雅黑" w:cs="微软雅黑"/>
            <w:color w:val="auto"/>
          </w:rPr>
          <w:t>Vasbase E100</w:t>
        </w:r>
      </w:ins>
      <w:r>
        <w:rPr>
          <w:rFonts w:hint="eastAsia" w:ascii="微软雅黑" w:hAnsi="微软雅黑" w:cs="微软雅黑"/>
          <w:color w:val="auto"/>
        </w:rPr>
        <w:t>/</w:t>
      </w:r>
      <w:ins w:id="7" w:author="zengmm" w:date="2022-04-12T17:52:00Z">
        <w:r>
          <w:rPr>
            <w:rFonts w:hint="eastAsia" w:ascii="微软雅黑" w:hAnsi="微软雅黑" w:cs="微软雅黑"/>
            <w:color w:val="auto"/>
          </w:rPr>
          <w:t>Vastbase G1</w:t>
        </w:r>
      </w:ins>
      <w:ins w:id="8" w:author="zengmm" w:date="2022-04-12T17:53:00Z">
        <w:r>
          <w:rPr>
            <w:rFonts w:hint="eastAsia" w:ascii="微软雅黑" w:hAnsi="微软雅黑" w:cs="微软雅黑"/>
            <w:color w:val="auto"/>
          </w:rPr>
          <w:t>00</w:t>
        </w:r>
      </w:ins>
      <w:r>
        <w:rPr>
          <w:rFonts w:hint="eastAsia" w:ascii="微软雅黑" w:hAnsi="微软雅黑" w:cs="微软雅黑"/>
          <w:color w:val="auto"/>
        </w:rPr>
        <w:t>在exBase配置数据源时使用的用户需要有replication的权限</w:t>
      </w:r>
    </w:p>
    <w:p>
      <w:pPr>
        <w:pStyle w:val="3"/>
        <w:ind w:left="42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  授权语句：alter user 用户名 replication;</w:t>
      </w:r>
    </w:p>
    <w:p>
      <w:pPr>
        <w:pStyle w:val="158"/>
        <w:ind w:left="289"/>
        <w:rPr>
          <w:rFonts w:ascii="微软雅黑" w:hAnsi="微软雅黑" w:cs="微软雅黑"/>
          <w:szCs w:val="21"/>
        </w:rPr>
      </w:pPr>
      <w:r>
        <w:rPr>
          <w:rFonts w:hint="eastAsia" w:ascii="微软雅黑" w:hAnsi="微软雅黑" w:cs="微软雅黑"/>
          <w:szCs w:val="21"/>
        </w:rPr>
        <w:t>若Vastbase作采集库（如Vastbase正向增量、Oracle to Vastbase的反向增量），则需要把PUBLIC这一schema的权限赋予连接用户：</w:t>
      </w:r>
    </w:p>
    <w:p>
      <w:pPr>
        <w:pStyle w:val="158"/>
        <w:numPr>
          <w:ilvl w:val="0"/>
          <w:numId w:val="0"/>
        </w:numPr>
        <w:ind w:left="289"/>
        <w:rPr>
          <w:rFonts w:ascii="微软雅黑" w:hAnsi="微软雅黑" w:cs="微软雅黑"/>
          <w:szCs w:val="21"/>
        </w:rPr>
      </w:pPr>
      <w:r>
        <w:rPr>
          <w:rFonts w:hint="eastAsia" w:ascii="微软雅黑" w:hAnsi="微软雅黑" w:cs="微软雅黑"/>
          <w:szCs w:val="21"/>
        </w:rPr>
        <w:tab/>
      </w:r>
      <w:r>
        <w:rPr>
          <w:rFonts w:hint="eastAsia" w:ascii="微软雅黑" w:hAnsi="微软雅黑" w:cs="微软雅黑"/>
          <w:szCs w:val="21"/>
        </w:rPr>
        <w:tab/>
      </w:r>
      <w:r>
        <w:rPr>
          <w:rFonts w:hint="eastAsia" w:ascii="微软雅黑" w:hAnsi="微软雅黑" w:cs="微软雅黑"/>
          <w:szCs w:val="21"/>
        </w:rPr>
        <w:t>grant all on schema public to 用户名;</w:t>
      </w:r>
    </w:p>
    <w:p>
      <w:pPr>
        <w:pStyle w:val="158"/>
        <w:ind w:left="289"/>
        <w:rPr>
          <w:rFonts w:ascii="微软雅黑" w:hAnsi="微软雅黑" w:cs="微软雅黑"/>
          <w:color w:val="auto"/>
        </w:rPr>
      </w:pPr>
      <w:r>
        <w:rPr>
          <w:rFonts w:hint="eastAsia" w:ascii="微软雅黑" w:hAnsi="微软雅黑" w:cs="微软雅黑"/>
          <w:color w:val="auto"/>
        </w:rPr>
        <w:t>需要在源库Oracle/Mysql及目标库PG/</w:t>
      </w:r>
      <w:ins w:id="9" w:author="zengmm" w:date="2022-04-12T17:52:00Z">
        <w:r>
          <w:rPr>
            <w:rFonts w:hint="eastAsia" w:ascii="微软雅黑" w:hAnsi="微软雅黑" w:cs="微软雅黑"/>
            <w:color w:val="auto"/>
          </w:rPr>
          <w:t>Vasbase E100</w:t>
        </w:r>
      </w:ins>
      <w:r>
        <w:rPr>
          <w:rFonts w:hint="eastAsia" w:ascii="微软雅黑" w:hAnsi="微软雅黑" w:cs="微软雅黑"/>
          <w:color w:val="auto"/>
        </w:rPr>
        <w:t>/Vastbase</w:t>
      </w:r>
      <w:ins w:id="10" w:author="zengmm" w:date="2022-04-12T17:51:00Z">
        <w:r>
          <w:rPr>
            <w:rFonts w:hint="eastAsia" w:ascii="微软雅黑" w:hAnsi="微软雅黑" w:cs="微软雅黑"/>
            <w:color w:val="auto"/>
          </w:rPr>
          <w:t xml:space="preserve"> G100</w:t>
        </w:r>
      </w:ins>
      <w:r>
        <w:rPr>
          <w:rFonts w:hint="eastAsia" w:ascii="微软雅黑" w:hAnsi="微软雅黑" w:cs="微软雅黑"/>
          <w:color w:val="auto"/>
        </w:rPr>
        <w:t>创建增量相关表。</w:t>
      </w:r>
    </w:p>
    <w:p>
      <w:pPr>
        <w:pStyle w:val="19"/>
        <w:ind w:firstLine="20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源库为Oracle的参考脚本“oracle_pg_反向oracle.sql”，“oracle_pg_反向pg.sql”</w:t>
      </w:r>
    </w:p>
    <w:p>
      <w:pPr>
        <w:pStyle w:val="19"/>
        <w:ind w:firstLine="20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源库为Mysql的参考脚本“mysql_pg_反向mysql.sql”、“mysql_pg_反向pg.sql”</w:t>
      </w: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oracle_pg_反向oracle.sql脚本</w:t>
      </w:r>
      <w:r>
        <w:rPr>
          <w:rFonts w:hint="eastAsia" w:ascii="微软雅黑" w:hAnsi="微软雅黑" w:eastAsia="微软雅黑" w:cs="微软雅黑"/>
          <w:sz w:val="21"/>
          <w:szCs w:val="21"/>
        </w:rPr>
        <w:t>：</w:t>
      </w: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389255</wp:posOffset>
                </wp:positionH>
                <wp:positionV relativeFrom="paragraph">
                  <wp:posOffset>49530</wp:posOffset>
                </wp:positionV>
                <wp:extent cx="4878070" cy="2125345"/>
                <wp:effectExtent l="4445" t="4445" r="7620" b="762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8070" cy="2125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808080"/>
                                <w:sz w:val="20"/>
                                <w:shd w:val="clear" w:color="auto" w:fill="E8F2FE"/>
                                <w14:textFill>
                                  <w14:solidFill>
                                    <w14:srgbClr w14:val="808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808080"/>
                                <w:sz w:val="20"/>
                                <w:shd w:val="clear" w:color="auto" w:fill="E8F2FE"/>
                                <w14:textFill>
                                  <w14:solidFill>
                                    <w14:srgbClr w14:val="808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-- 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oracle_pg_反向oracle.sql脚本：</w:t>
                            </w:r>
                          </w:p>
                          <w:p>
                            <w:pPr>
                              <w:ind w:firstLine="402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drop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table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000080"/>
                                <w:sz w:val="20"/>
                                <w14:textFill>
                                  <w14:solidFill>
                                    <w14:srgbClr w14:val="000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${username}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.kafkaoffset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FF0000"/>
                                <w:sz w:val="20"/>
                                <w14:textFill>
                                  <w14:solidFill>
                                    <w14:srgbClr w14:val="FF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;</w:t>
                            </w:r>
                          </w:p>
                          <w:p>
                            <w:pPr>
                              <w:ind w:firstLine="402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create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table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000080"/>
                                <w:sz w:val="20"/>
                                <w14:textFill>
                                  <w14:solidFill>
                                    <w14:srgbClr w14:val="000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${username}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.kafkaoffset (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jobid varchar2 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128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)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primary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key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topic varchar2 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64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),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lastoffset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number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lastsuboffset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number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last_scn_number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number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scnnumber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number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transaction_id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clob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applytime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updatetime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</w:p>
                          <w:p>
                            <w:pPr>
                              <w:ind w:firstLine="400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FF0000"/>
                                <w:sz w:val="20"/>
                                <w14:textFill>
                                  <w14:solidFill>
                                    <w14:srgbClr w14:val="FF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65pt;margin-top:3.9pt;height:167.35pt;width:384.1pt;z-index:251670528;mso-width-relative:page;mso-height-relative:page;" fillcolor="#FFFFFF [3201]" filled="t" stroked="t" coordsize="21600,21600" o:gfxdata="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WNrmzWAAAACAEAAA8AAAAAAAAAAQAgAAAAIgAAAGRy&#10;cy9kb3ducmV2LnhtbFBLAQIUABQAAAAIAIdO4kAbaEtfQAIAAGw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808080"/>
                          <w:sz w:val="20"/>
                          <w:shd w:val="clear" w:color="auto" w:fill="E8F2FE"/>
                          <w14:textFill>
                            <w14:solidFill>
                              <w14:srgbClr w14:val="808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808080"/>
                          <w:sz w:val="20"/>
                          <w:shd w:val="clear" w:color="auto" w:fill="E8F2FE"/>
                          <w14:textFill>
                            <w14:solidFill>
                              <w14:srgbClr w14:val="808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-- </w:t>
                      </w:r>
                      <w:r>
                        <w:rPr>
                          <w:rFonts w:hint="eastAsia" w:ascii="微软雅黑" w:hAnsi="微软雅黑" w:cs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oracle_pg_反向oracle.sql脚本：</w:t>
                      </w:r>
                    </w:p>
                    <w:p>
                      <w:pPr>
                        <w:ind w:firstLine="402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drop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table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000080"/>
                          <w:sz w:val="20"/>
                          <w14:textFill>
                            <w14:solidFill>
                              <w14:srgbClr w14:val="000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${username}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.kafkaoffset</w:t>
                      </w:r>
                      <w:r>
                        <w:rPr>
                          <w:rFonts w:hint="eastAsia" w:ascii="Consolas" w:hAnsi="Consolas" w:eastAsia="Consolas"/>
                          <w:color w:val="FF0000"/>
                          <w:sz w:val="20"/>
                          <w14:textFill>
                            <w14:solidFill>
                              <w14:srgbClr w14:val="FF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;</w:t>
                      </w:r>
                    </w:p>
                    <w:p>
                      <w:pPr>
                        <w:ind w:firstLine="402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create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table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000080"/>
                          <w:sz w:val="20"/>
                          <w14:textFill>
                            <w14:solidFill>
                              <w14:srgbClr w14:val="000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${username}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.kafkaoffset (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jobid varchar2 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128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)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primary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key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topic varchar2 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64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),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lastoffset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number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lastsuboffset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number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last_scn_number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number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scnnumber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number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transaction_id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clob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applytime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updatetime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</w:p>
                    <w:p>
                      <w:pPr>
                        <w:ind w:firstLine="400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hint="eastAsia" w:ascii="Consolas" w:hAnsi="Consolas" w:eastAsia="Consolas"/>
                          <w:color w:val="FF0000"/>
                          <w:sz w:val="20"/>
                          <w14:textFill>
                            <w14:solidFill>
                              <w14:srgbClr w14:val="FF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firstLine="630" w:firstLineChars="30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oracle_pg_反向pg.sql脚本</w:t>
      </w:r>
      <w:r>
        <w:rPr>
          <w:rFonts w:hint="eastAsia" w:ascii="微软雅黑" w:hAnsi="微软雅黑" w:eastAsia="微软雅黑" w:cs="微软雅黑"/>
          <w:sz w:val="21"/>
          <w:szCs w:val="21"/>
        </w:rPr>
        <w:t>：</w:t>
      </w: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372110</wp:posOffset>
                </wp:positionH>
                <wp:positionV relativeFrom="paragraph">
                  <wp:posOffset>-47625</wp:posOffset>
                </wp:positionV>
                <wp:extent cx="4878070" cy="2173605"/>
                <wp:effectExtent l="4445" t="4445" r="7620" b="1333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8070" cy="2173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808080"/>
                                <w:sz w:val="20"/>
                                <w14:textFill>
                                  <w14:solidFill>
                                    <w14:srgbClr w14:val="808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-- 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oracle_pg_反向pg.sql脚本：</w:t>
                            </w:r>
                          </w:p>
                          <w:p>
                            <w:pPr>
                              <w:ind w:firstLine="402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drop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table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exists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000080"/>
                                <w:sz w:val="20"/>
                                <w14:textFill>
                                  <w14:solidFill>
                                    <w14:srgbClr w14:val="000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${username}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.incremental_offset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FF0000"/>
                                <w:sz w:val="20"/>
                                <w14:textFill>
                                  <w14:solidFill>
                                    <w14:srgbClr w14:val="FF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;</w:t>
                            </w:r>
                          </w:p>
                          <w:p>
                            <w:pPr>
                              <w:ind w:firstLine="402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create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table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000080"/>
                                <w:sz w:val="20"/>
                                <w14:textFill>
                                  <w14:solidFill>
                                    <w14:srgbClr w14:val="000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${username}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.incremental_offset (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jobid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varchar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128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)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primary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key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topic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varchar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64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)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not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null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startlsn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bigint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collectcommitlsn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bigint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collectoffset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bigint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slotname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varchar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128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),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sourcetime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updatetime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current_timestamp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collecttime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</w:p>
                          <w:p>
                            <w:pPr>
                              <w:ind w:firstLine="400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FF0000"/>
                                <w:sz w:val="20"/>
                                <w14:textFill>
                                  <w14:solidFill>
                                    <w14:srgbClr w14:val="FF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3pt;margin-top:-3.75pt;height:171.15pt;width:384.1pt;z-index:251671552;mso-width-relative:page;mso-height-relative:page;" fillcolor="#FFFFFF [3201]" filled="t" stroked="t" coordsize="21600,21600" o:gfxdata="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6RPcz9YAAAAJAQAADwAAAAAAAAABACAAAAAiAAAAZHJz&#10;L2Rvd25yZXYueG1sUEsBAhQAFAAAAAgAh07iQBfiy4M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808080"/>
                          <w:sz w:val="20"/>
                          <w14:textFill>
                            <w14:solidFill>
                              <w14:srgbClr w14:val="808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-- </w:t>
                      </w:r>
                      <w:r>
                        <w:rPr>
                          <w:rFonts w:hint="eastAsia" w:ascii="微软雅黑" w:hAnsi="微软雅黑" w:cs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oracle_pg_反向pg.sql脚本：</w:t>
                      </w:r>
                    </w:p>
                    <w:p>
                      <w:pPr>
                        <w:ind w:firstLine="402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drop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table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exists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000080"/>
                          <w:sz w:val="20"/>
                          <w14:textFill>
                            <w14:solidFill>
                              <w14:srgbClr w14:val="000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${username}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.incremental_offset</w:t>
                      </w:r>
                      <w:r>
                        <w:rPr>
                          <w:rFonts w:hint="eastAsia" w:ascii="Consolas" w:hAnsi="Consolas" w:eastAsia="Consolas"/>
                          <w:color w:val="FF0000"/>
                          <w:sz w:val="20"/>
                          <w14:textFill>
                            <w14:solidFill>
                              <w14:srgbClr w14:val="FF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;</w:t>
                      </w:r>
                    </w:p>
                    <w:p>
                      <w:pPr>
                        <w:ind w:firstLine="402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create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table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000080"/>
                          <w:sz w:val="20"/>
                          <w14:textFill>
                            <w14:solidFill>
                              <w14:srgbClr w14:val="000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${username}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.incremental_offset (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jobid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varchar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128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)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primary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key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topic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varchar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64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)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not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null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startlsn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bigint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collectcommitlsn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bigint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collectoffset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bigint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slotname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varchar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128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),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sourcetime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updatetime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current_timestamp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collecttime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</w:p>
                    <w:p>
                      <w:pPr>
                        <w:ind w:firstLine="400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hint="eastAsia" w:ascii="Consolas" w:hAnsi="Consolas" w:eastAsia="Consolas"/>
                          <w:color w:val="FF0000"/>
                          <w:sz w:val="20"/>
                          <w14:textFill>
                            <w14:solidFill>
                              <w14:srgbClr w14:val="FF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mysql_pg_反向mysql.sql脚本</w:t>
      </w:r>
      <w:r>
        <w:rPr>
          <w:rFonts w:hint="eastAsia" w:ascii="微软雅黑" w:hAnsi="微软雅黑" w:eastAsia="微软雅黑" w:cs="微软雅黑"/>
          <w:sz w:val="21"/>
          <w:szCs w:val="21"/>
        </w:rPr>
        <w:t>：</w:t>
      </w: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100330</wp:posOffset>
                </wp:positionV>
                <wp:extent cx="4878070" cy="2367280"/>
                <wp:effectExtent l="4445" t="4445" r="7620" b="1397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8070" cy="236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808080"/>
                                <w:sz w:val="20"/>
                                <w14:textFill>
                                  <w14:solidFill>
                                    <w14:srgbClr w14:val="808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-- 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mysql_pg_反向mysql.sql脚本</w:t>
                            </w:r>
                          </w:p>
                          <w:p>
                            <w:pPr>
                              <w:ind w:firstLine="402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CREATE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TABLE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000080"/>
                                <w:sz w:val="20"/>
                                <w14:textFill>
                                  <w14:solidFill>
                                    <w14:srgbClr w14:val="000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${username}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.`kafkaoffset` (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`jobid`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varchar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128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)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NOT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NULL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`topic`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varchar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64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)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NULL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`lastoffset` mediumtext,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`lastsuboffset` mediumtext,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`last_scn_number` mediumtext,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`scnnumber` mediumtext,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`transaction_id`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varchar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128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)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NULL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`applytime`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NOT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NULL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CURRENT_TIMESTAMP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ON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宋体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宋体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宋体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UPDATE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CURRENT_TIMESTAMP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`updatetime`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NULL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NULL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PRIMARY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KEY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(`jobid`)</w:t>
                            </w:r>
                          </w:p>
                          <w:p>
                            <w:pPr>
                              <w:ind w:firstLine="400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) ENGINE=InnoDB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CHARSET=utf8mb4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FF0000"/>
                                <w:sz w:val="20"/>
                                <w14:textFill>
                                  <w14:solidFill>
                                    <w14:srgbClr w14:val="FF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7pt;margin-top:7.9pt;height:186.4pt;width:384.1pt;z-index:251672576;mso-width-relative:page;mso-height-relative:page;" fillcolor="#FFFFFF [3201]" filled="t" stroked="t" coordsize="21600,21600" o:gfxdata="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Pt/pB1gAAAAkBAAAPAAAAAAAAAAEAIAAAACIAAABk&#10;cnMvZG93bnJldi54bWxQSwECFAAUAAAACACHTuJAt0b1VUECAABsBAAADgAAAAAAAAABACAAAAAl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808080"/>
                          <w:sz w:val="20"/>
                          <w14:textFill>
                            <w14:solidFill>
                              <w14:srgbClr w14:val="808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-- </w:t>
                      </w:r>
                      <w:r>
                        <w:rPr>
                          <w:rFonts w:hint="eastAsia" w:ascii="微软雅黑" w:hAnsi="微软雅黑" w:cs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mysql_pg_反向mysql.sql脚本</w:t>
                      </w:r>
                    </w:p>
                    <w:p>
                      <w:pPr>
                        <w:ind w:firstLine="402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CREATE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TABLE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000080"/>
                          <w:sz w:val="20"/>
                          <w14:textFill>
                            <w14:solidFill>
                              <w14:srgbClr w14:val="000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${username}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.`kafkaoffset` (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`jobid`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varchar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128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)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NOT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NULL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`topic`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varchar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64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)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NULL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`lastoffset` mediumtext,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`lastsuboffset` mediumtext,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`last_scn_number` mediumtext,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`scnnumber` mediumtext,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`transaction_id`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varchar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128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)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NULL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`applytime`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NOT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NULL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CURRENT_TIMESTAMP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ON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宋体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宋体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宋体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UPDATE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CURRENT_TIMESTAMP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`updatetime`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NULL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NULL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PRIMARY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KEY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(`jobid`)</w:t>
                      </w:r>
                    </w:p>
                    <w:p>
                      <w:pPr>
                        <w:ind w:firstLine="400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) ENGINE=InnoDB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CHARSET=utf8mb4</w:t>
                      </w:r>
                      <w:r>
                        <w:rPr>
                          <w:rFonts w:hint="eastAsia" w:ascii="Consolas" w:hAnsi="Consolas" w:eastAsia="Consolas"/>
                          <w:color w:val="FF0000"/>
                          <w:sz w:val="20"/>
                          <w14:textFill>
                            <w14:solidFill>
                              <w14:srgbClr w14:val="FF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b/>
          <w:bCs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mysql_pg_反向pg.sql脚本</w:t>
      </w:r>
      <w:r>
        <w:rPr>
          <w:rFonts w:hint="eastAsia" w:ascii="微软雅黑" w:hAnsi="微软雅黑" w:eastAsia="微软雅黑" w:cs="微软雅黑"/>
          <w:sz w:val="21"/>
          <w:szCs w:val="21"/>
        </w:rPr>
        <w:t>：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313690</wp:posOffset>
                </wp:positionH>
                <wp:positionV relativeFrom="paragraph">
                  <wp:posOffset>280670</wp:posOffset>
                </wp:positionV>
                <wp:extent cx="4878070" cy="2034540"/>
                <wp:effectExtent l="4445" t="4445" r="7620" b="1206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8070" cy="2034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808080"/>
                                <w:sz w:val="20"/>
                                <w14:textFill>
                                  <w14:solidFill>
                                    <w14:srgbClr w14:val="808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-- 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mysql_pg_反向pg.sql脚本</w:t>
                            </w:r>
                          </w:p>
                          <w:p>
                            <w:pPr>
                              <w:ind w:firstLine="402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create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table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000080"/>
                                <w:sz w:val="20"/>
                                <w14:textFill>
                                  <w14:solidFill>
                                    <w14:srgbClr w14:val="00008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${username}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.incremental_offset (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jobid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varchar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128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)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primary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key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topic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varchar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64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)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not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null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startlsn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bigint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collectcommitlsn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bigint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collectoffset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bigint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slotname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varchar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FF"/>
                                <w:sz w:val="20"/>
                                <w14:textFill>
                                  <w14:solidFill>
                                    <w14:srgbClr w14:val="0000FF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128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),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sourcetime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updatetime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current_timestamp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</w:p>
                          <w:p>
                            <w:pPr>
                              <w:ind w:firstLine="400"/>
                              <w:rPr>
                                <w:rFonts w:ascii="Consolas" w:hAnsi="Consolas" w:eastAsia="Consolas"/>
                                <w:color w:val="404040" w:themeColor="text1" w:themeTint="BF"/>
                                <w:sz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 xml:space="preserve">collecttime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800000"/>
                                <w:sz w:val="20"/>
                                <w14:textFill>
                                  <w14:solidFill>
                                    <w14:srgbClr w14:val="8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timestamp</w:t>
                            </w:r>
                          </w:p>
                          <w:p>
                            <w:pPr>
                              <w:ind w:firstLine="400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  <w14:textFill>
                                  <w14:solidFill>
                                    <w14:srgbClr w14:val="00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FF0000"/>
                                <w:sz w:val="20"/>
                                <w14:textFill>
                                  <w14:solidFill>
                                    <w14:srgbClr w14:val="FF000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.7pt;margin-top:22.1pt;height:160.2pt;width:384.1pt;z-index:251673600;mso-width-relative:page;mso-height-relative:page;" fillcolor="#FFFFFF [3201]" filled="t" stroked="t" coordsize="21600,21600" o:gfxdata="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jxORu1gAAAAkBAAAPAAAAAAAAAAEAIAAAACIAAABk&#10;cnMvZG93bnJldi54bWxQSwECFAAUAAAACACHTuJAHP5BpEECAABsBAAADgAAAAAAAAABACAAAAAl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808080"/>
                          <w:sz w:val="20"/>
                          <w14:textFill>
                            <w14:solidFill>
                              <w14:srgbClr w14:val="808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-- </w:t>
                      </w:r>
                      <w:r>
                        <w:rPr>
                          <w:rFonts w:hint="eastAsia" w:ascii="微软雅黑" w:hAnsi="微软雅黑" w:cs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mysql_pg_反向pg.sql脚本</w:t>
                      </w:r>
                    </w:p>
                    <w:p>
                      <w:pPr>
                        <w:ind w:firstLine="402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create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table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000080"/>
                          <w:sz w:val="20"/>
                          <w14:textFill>
                            <w14:solidFill>
                              <w14:srgbClr w14:val="00008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${username}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.incremental_offset (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jobid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varchar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128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)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primary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key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topic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varchar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64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)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not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null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startlsn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bigint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collectcommitlsn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bigint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collectoffset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bigint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slotname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varchar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0000FF"/>
                          <w:sz w:val="20"/>
                          <w14:textFill>
                            <w14:solidFill>
                              <w14:srgbClr w14:val="0000FF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128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),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sourcetime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updatetime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current_timestamp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,</w:t>
                      </w:r>
                    </w:p>
                    <w:p>
                      <w:pPr>
                        <w:ind w:firstLine="400"/>
                        <w:rPr>
                          <w:rFonts w:ascii="Consolas" w:hAnsi="Consolas" w:eastAsia="Consolas"/>
                          <w:color w:val="404040" w:themeColor="text1" w:themeTint="BF"/>
                          <w:sz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 xml:space="preserve">collecttime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800000"/>
                          <w:sz w:val="20"/>
                          <w14:textFill>
                            <w14:solidFill>
                              <w14:srgbClr w14:val="8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timestamp</w:t>
                      </w:r>
                    </w:p>
                    <w:p>
                      <w:pPr>
                        <w:ind w:firstLine="400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  <w14:textFill>
                            <w14:solidFill>
                              <w14:srgbClr w14:val="00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hint="eastAsia" w:ascii="Consolas" w:hAnsi="Consolas" w:eastAsia="Consolas"/>
                          <w:color w:val="FF0000"/>
                          <w:sz w:val="20"/>
                          <w14:textFill>
                            <w14:solidFill>
                              <w14:srgbClr w14:val="FF000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left="420" w:firstLine="420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rPr>
          <w:rFonts w:ascii="微软雅黑" w:hAnsi="微软雅黑" w:eastAsia="微软雅黑" w:cs="微软雅黑"/>
          <w:sz w:val="21"/>
          <w:szCs w:val="21"/>
        </w:rPr>
      </w:pPr>
    </w:p>
    <w:p>
      <w:pPr>
        <w:pStyle w:val="3"/>
        <w:ind w:firstLine="420" w:firstLineChars="20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注：在PG/</w:t>
      </w:r>
      <w:ins w:id="11" w:author="zengmm" w:date="2022-04-12T17:53:00Z">
        <w:r>
          <w:rPr>
            <w:rFonts w:hint="eastAsia" w:ascii="微软雅黑" w:hAnsi="微软雅黑" w:eastAsia="微软雅黑" w:cs="微软雅黑"/>
            <w:sz w:val="21"/>
            <w:szCs w:val="21"/>
          </w:rPr>
          <w:t>Vastbase E100</w:t>
        </w:r>
      </w:ins>
      <w:r>
        <w:rPr>
          <w:rFonts w:hint="eastAsia" w:ascii="微软雅黑" w:hAnsi="微软雅黑" w:eastAsia="微软雅黑" w:cs="微软雅黑"/>
          <w:sz w:val="21"/>
          <w:szCs w:val="21"/>
        </w:rPr>
        <w:t>/Vastbase</w:t>
      </w:r>
      <w:ins w:id="12" w:author="zengmm" w:date="2022-04-12T17:53:00Z">
        <w:r>
          <w:rPr>
            <w:rFonts w:hint="eastAsia" w:ascii="微软雅黑" w:hAnsi="微软雅黑" w:eastAsia="微软雅黑" w:cs="微软雅黑"/>
            <w:sz w:val="21"/>
            <w:szCs w:val="21"/>
          </w:rPr>
          <w:t xml:space="preserve"> G100</w:t>
        </w:r>
      </w:ins>
      <w:r>
        <w:rPr>
          <w:rFonts w:hint="eastAsia" w:ascii="微软雅黑" w:hAnsi="微软雅黑" w:eastAsia="微软雅黑" w:cs="微软雅黑"/>
          <w:sz w:val="21"/>
          <w:szCs w:val="21"/>
        </w:rPr>
        <w:t>创建表时需要用exBase配置数据源连接时使用的用户</w:t>
      </w:r>
    </w:p>
    <w:p>
      <w:pPr>
        <w:pStyle w:val="3"/>
        <w:ind w:left="420" w:firstLine="420" w:firstLineChars="20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Vastbase </w:t>
      </w:r>
      <w:ins w:id="13" w:author="zengmm" w:date="2022-04-12T17:53:00Z">
        <w:r>
          <w:rPr>
            <w:rFonts w:hint="eastAsia" w:ascii="微软雅黑" w:hAnsi="微软雅黑" w:eastAsia="微软雅黑" w:cs="微软雅黑"/>
            <w:sz w:val="21"/>
            <w:szCs w:val="21"/>
          </w:rPr>
          <w:t xml:space="preserve">G100 </w:t>
        </w:r>
      </w:ins>
      <w:r>
        <w:rPr>
          <w:rFonts w:hint="eastAsia" w:ascii="微软雅黑" w:hAnsi="微软雅黑" w:eastAsia="微软雅黑" w:cs="微软雅黑"/>
          <w:sz w:val="21"/>
          <w:szCs w:val="21"/>
        </w:rPr>
        <w:t>V2.2.3及以后版本自带decoderbufs，可以不用编译decoderbufs，但需要配置应用端IP的复制权限，在pg_hba.conf文件末尾新增一行”host replication user ip/掩码 md5”,其中，user为exBase配置数据源连接时使用的用户，ip为exBase所在服务器ip，掩码可以为0；在postgresql.conf配置文件中进行相关配置，详见配置decoderbufs中的步骤4。</w:t>
      </w: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4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15" w:name="_Toc29823"/>
      <w:bookmarkStart w:id="16" w:name="_Toc4605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配置decoderbufs</w:t>
      </w:r>
      <w:bookmarkEnd w:id="15"/>
      <w:bookmarkEnd w:id="16"/>
    </w:p>
    <w:p>
      <w:pPr>
        <w:ind w:firstLine="0" w:firstLineChars="0"/>
        <w:rPr>
          <w:rFonts w:ascii="微软雅黑" w:hAnsi="微软雅黑" w:cs="微软雅黑"/>
        </w:rPr>
      </w:pPr>
      <w:r>
        <w:rPr>
          <w:rStyle w:val="60"/>
          <w:rFonts w:hint="eastAsia" w:ascii="微软雅黑" w:hAnsi="微软雅黑" w:cs="微软雅黑"/>
          <w:color w:val="000000" w:themeColor="text1"/>
          <w14:textFill>
            <w14:solidFill>
              <w14:schemeClr w14:val="tx1"/>
            </w14:solidFill>
          </w14:textFill>
        </w:rPr>
        <w:t>所需安装包decoderbufs_install.zip存放在网盘目录：安装包-&gt;exBase-&gt;V3.10-&gt;操作手册。</w:t>
      </w:r>
      <w:r>
        <w:rPr>
          <w:rFonts w:hint="eastAsia" w:ascii="微软雅黑" w:hAnsi="微软雅黑" w:cs="微软雅黑"/>
        </w:rPr>
        <w:t>解压即得下述的3个包。</w:t>
      </w: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安装decoderbufs插件所用到的包：</w:t>
      </w: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protobuf-master.zip、protobuf-c.zip、decoderbufs.zip</w:t>
      </w:r>
    </w:p>
    <w:p>
      <w:pPr>
        <w:ind w:firstLine="420"/>
        <w:rPr>
          <w:rFonts w:ascii="微软雅黑" w:hAnsi="微软雅黑" w:cs="微软雅黑"/>
        </w:rPr>
      </w:pPr>
    </w:p>
    <w:p>
      <w:pPr>
        <w:ind w:firstLine="0" w:firstLineChars="0"/>
        <w:rPr>
          <w:rFonts w:ascii="微软雅黑" w:hAnsi="微软雅黑" w:cs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 w:cs="微软雅黑"/>
        </w:rPr>
        <w:t>安装前可以查下是否已有1.2+版本的protoc</w:t>
      </w:r>
      <w:r>
        <w:rPr>
          <w:rFonts w:hint="eastAsia" w:ascii="微软雅黑" w:hAnsi="微软雅黑" w:cs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</w:t>
      </w: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protoc --version</w:t>
      </w:r>
    </w:p>
    <w:p>
      <w:pPr>
        <w:ind w:firstLine="0" w:firstLineChars="0"/>
        <w:rPr>
          <w:rFonts w:ascii="微软雅黑" w:hAnsi="微软雅黑" w:cs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 w:cs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0" distR="0">
            <wp:extent cx="4229100" cy="4476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如果有可以直接看步骤2的环境变量设置，然后从步骤3开始。</w:t>
      </w:r>
    </w:p>
    <w:p>
      <w:pPr>
        <w:ind w:firstLine="420"/>
        <w:rPr>
          <w:rFonts w:ascii="微软雅黑" w:hAnsi="微软雅黑" w:cs="微软雅黑"/>
        </w:rPr>
      </w:pPr>
    </w:p>
    <w:p>
      <w:pPr>
        <w:pStyle w:val="8"/>
        <w:numPr>
          <w:ilvl w:val="0"/>
          <w:numId w:val="23"/>
        </w:numPr>
        <w:ind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步骤一：安装protobuf</w:t>
      </w:r>
    </w:p>
    <w:p>
      <w:pPr>
        <w:pStyle w:val="8"/>
        <w:numPr>
          <w:ilvl w:val="0"/>
          <w:numId w:val="24"/>
        </w:numPr>
        <w:ind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安装protobuf依赖：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yum install autoconf 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yum install automake 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yum install libtool 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yum install make 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yum install gcc  gcc-c++ 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yum install unzip</w:t>
      </w:r>
    </w:p>
    <w:p>
      <w:pPr>
        <w:ind w:firstLine="420"/>
        <w:rPr>
          <w:rFonts w:ascii="微软雅黑" w:hAnsi="微软雅黑" w:cs="微软雅黑"/>
        </w:rPr>
      </w:pPr>
    </w:p>
    <w:p>
      <w:pPr>
        <w:pStyle w:val="8"/>
        <w:numPr>
          <w:ilvl w:val="0"/>
          <w:numId w:val="24"/>
        </w:numPr>
        <w:ind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编译安装protobuf :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unzip protobuf-master.zip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cd protobuf-master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./autogen.sh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./configure --prefix=/usr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make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make install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ldconfig</w:t>
      </w:r>
    </w:p>
    <w:p>
      <w:pPr>
        <w:ind w:firstLine="420"/>
        <w:rPr>
          <w:rFonts w:ascii="微软雅黑" w:hAnsi="微软雅黑" w:cs="微软雅黑"/>
        </w:rPr>
      </w:pP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2、步骤二：安装protobuf-c</w:t>
      </w: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(1)设置环境变量PKG_CONFIG_PATH</w:t>
      </w:r>
    </w:p>
    <w:p>
      <w:pPr>
        <w:ind w:firstLine="42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确认PKG_CONFIG_PATH包含protobuf.pc文件父目录，对应上面的protobuf的安装目录下的pkgconfig：</w:t>
      </w:r>
    </w:p>
    <w:p>
      <w:pPr>
        <w:ind w:firstLine="0" w:firstLineChars="0"/>
        <w:rPr>
          <w:rFonts w:ascii="微软雅黑" w:hAnsi="微软雅黑" w:cs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 w:cs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0" distR="0">
            <wp:extent cx="5263515" cy="609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l="1601" t="29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ascii="微软雅黑" w:hAnsi="微软雅黑" w:cs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export PKG_CONFIG_PATH=/usr/lib/pkgconfig:$PKG_CONFIG_PATH</w:t>
      </w:r>
    </w:p>
    <w:p>
      <w:pPr>
        <w:ind w:firstLine="420"/>
        <w:rPr>
          <w:rFonts w:ascii="微软雅黑" w:hAnsi="微软雅黑" w:cs="微软雅黑"/>
        </w:rPr>
      </w:pP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(2)编译安装protobuf-c: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unzip protobuf-c.zip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cd protobuf-c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chmod u+x autogen.sh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./autogen.sh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./configure --prefix=/usr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make 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make install</w:t>
      </w:r>
    </w:p>
    <w:p>
      <w:pPr>
        <w:ind w:firstLine="420"/>
        <w:rPr>
          <w:rFonts w:ascii="微软雅黑" w:hAnsi="微软雅黑" w:cs="微软雅黑"/>
        </w:rPr>
      </w:pP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 xml:space="preserve">(3)设置环境变量LD_LIB_RARY_PATH </w:t>
      </w:r>
    </w:p>
    <w:p>
      <w:pPr>
        <w:pStyle w:val="8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确认LD_LIBRARY_PATH包含 libprotobuf-c.so的父目录,  即对应protobuf-c的安装目录：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export LD_LIBRARY_PATH=/usr/lib:$LD_LIBRARY_PATH</w:t>
      </w:r>
    </w:p>
    <w:p>
      <w:pPr>
        <w:pStyle w:val="8"/>
        <w:ind w:left="360" w:firstLine="0" w:firstLineChars="0"/>
        <w:rPr>
          <w:rFonts w:ascii="微软雅黑" w:hAnsi="微软雅黑" w:cs="微软雅黑"/>
        </w:rPr>
      </w:pPr>
    </w:p>
    <w:p>
      <w:pPr>
        <w:pStyle w:val="8"/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(1)(3) 设置的环境变量也可以写入~/.bashrc 或者/etc/profile等文件持久化。</w:t>
      </w:r>
    </w:p>
    <w:p>
      <w:pPr>
        <w:ind w:firstLine="420"/>
        <w:rPr>
          <w:rFonts w:ascii="微软雅黑" w:hAnsi="微软雅黑" w:cs="微软雅黑"/>
        </w:rPr>
      </w:pP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3、编译安装decoderbufs</w:t>
      </w: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$PGHOME指数据库安装目录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unzip postgres-decoderbufs.zip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cd postgres-decoderbufs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PATH=$PGHOME/bin:$PATH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make</w:t>
      </w:r>
    </w:p>
    <w:p>
      <w:pPr>
        <w:pStyle w:val="168"/>
        <w:snapToGrid/>
        <w:ind w:left="0"/>
        <w:rPr>
          <w:rFonts w:ascii="微软雅黑" w:hAnsi="微软雅黑" w:eastAsia="微软雅黑" w:cs="微软雅黑"/>
        </w:rPr>
      </w:pPr>
      <w:r>
        <w:rPr>
          <w:rFonts w:hint="eastAsia"/>
          <w:sz w:val="21"/>
          <w:szCs w:val="21"/>
        </w:rPr>
        <w:t>make install</w:t>
      </w:r>
    </w:p>
    <w:p>
      <w:pPr>
        <w:ind w:firstLine="42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如需要为其它的同一版本的数据库安装，可以复制使用同版本数据库编译生成的插件，在当前目录分别复制编译生成的decoderbufs.so 和 decoderbufs.control 文件至对应目录, 其中$PGHOME 是PG的安装目录: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mv decoderbufs.so $PGHOME/lib/postgresql</w:t>
      </w:r>
    </w:p>
    <w:p>
      <w:pPr>
        <w:pStyle w:val="168"/>
        <w:snapToGrid/>
        <w:ind w:left="0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1"/>
          <w:szCs w:val="21"/>
        </w:rPr>
        <w:t>mv decoderbufs.control $PGHOME/share/postgresql/extension</w:t>
      </w:r>
    </w:p>
    <w:p>
      <w:pPr>
        <w:ind w:firstLine="42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若没有postgresql目录，统一去掉postgresql子目录: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mv decoderbufs.so $PGHOME/lib/</w:t>
      </w:r>
    </w:p>
    <w:p>
      <w:pPr>
        <w:pStyle w:val="168"/>
        <w:snapToGrid/>
        <w:ind w:left="0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1"/>
          <w:szCs w:val="21"/>
        </w:rPr>
        <w:t>mv decoderbufs.control $PGHOME/share/extension</w:t>
      </w:r>
    </w:p>
    <w:p>
      <w:pPr>
        <w:ind w:firstLine="42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将两个文件的用户权限修改为PG安装用户权限</w:t>
      </w:r>
    </w:p>
    <w:p>
      <w:pPr>
        <w:ind w:firstLine="420"/>
        <w:rPr>
          <w:rFonts w:ascii="微软雅黑" w:hAnsi="微软雅黑" w:cs="微软雅黑"/>
        </w:rPr>
      </w:pPr>
    </w:p>
    <w:p>
      <w:pPr>
        <w:ind w:firstLine="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4、修改配置文件postgresql.conf</w:t>
      </w:r>
    </w:p>
    <w:p>
      <w:pPr>
        <w:pStyle w:val="8"/>
        <w:numPr>
          <w:ilvl w:val="0"/>
          <w:numId w:val="25"/>
        </w:numPr>
        <w:ind w:firstLineChars="0"/>
      </w:pPr>
      <w:r>
        <w:rPr>
          <w:rFonts w:hint="eastAsia" w:ascii="微软雅黑" w:hAnsi="微软雅黑" w:cs="微软雅黑"/>
        </w:rPr>
        <w:t>wal_level 改为logical</w:t>
      </w:r>
    </w:p>
    <w:p>
      <w:pPr>
        <w:ind w:firstLine="0" w:firstLineChars="0"/>
      </w:pPr>
      <w:r>
        <w:drawing>
          <wp:inline distT="0" distB="0" distL="0" distR="0">
            <wp:extent cx="5274310" cy="776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8"/>
        <w:numPr>
          <w:ilvl w:val="0"/>
          <w:numId w:val="25"/>
        </w:numPr>
        <w:ind w:firstLineChars="0"/>
      </w:pPr>
      <w:r>
        <w:t xml:space="preserve">shared_preload_libraries </w:t>
      </w:r>
      <w:r>
        <w:rPr>
          <w:rFonts w:hint="eastAsia"/>
        </w:rPr>
        <w:t xml:space="preserve">选项添加 </w:t>
      </w:r>
      <w:r>
        <w:t xml:space="preserve">decoderbufs </w:t>
      </w:r>
      <w:r>
        <w:rPr>
          <w:rFonts w:hint="eastAsia"/>
        </w:rPr>
        <w:t>：</w:t>
      </w:r>
    </w:p>
    <w:p>
      <w:pPr>
        <w:pStyle w:val="8"/>
        <w:ind w:firstLine="0" w:firstLineChars="0"/>
      </w:pPr>
      <w:r>
        <w:drawing>
          <wp:inline distT="0" distB="0" distL="0" distR="0">
            <wp:extent cx="5274310" cy="517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</w:pPr>
    </w:p>
    <w:p>
      <w:pPr>
        <w:pStyle w:val="8"/>
        <w:numPr>
          <w:ilvl w:val="0"/>
          <w:numId w:val="25"/>
        </w:numPr>
        <w:ind w:left="0" w:firstLine="0" w:firstLineChars="0"/>
      </w:pPr>
      <w:r>
        <w:rPr>
          <w:rFonts w:hint="eastAsia"/>
        </w:rPr>
        <w:t>根据需要调整</w:t>
      </w:r>
      <w:r>
        <w:t>m</w:t>
      </w:r>
      <w:r>
        <w:rPr>
          <w:rFonts w:hint="eastAsia"/>
        </w:rPr>
        <w:t>ax</w:t>
      </w:r>
      <w:r>
        <w:t>_wal_senders</w:t>
      </w:r>
      <w:r>
        <w:rPr>
          <w:rFonts w:hint="eastAsia"/>
        </w:rPr>
        <w:t>、max</w:t>
      </w:r>
      <w:r>
        <w:t>_</w:t>
      </w:r>
      <w:r>
        <w:rPr>
          <w:rFonts w:hint="eastAsia"/>
        </w:rPr>
        <w:t>re</w:t>
      </w:r>
      <w:r>
        <w:t>plication_slots</w:t>
      </w:r>
      <w:r>
        <w:rPr>
          <w:rFonts w:hint="eastAsia"/>
        </w:rPr>
        <w:t>和wal_sender_timeout的数量。</w:t>
      </w:r>
    </w:p>
    <w:p>
      <w:pPr>
        <w:pStyle w:val="8"/>
        <w:ind w:firstLine="0" w:firstLineChars="0"/>
      </w:pPr>
      <w:r>
        <w:drawing>
          <wp:inline distT="0" distB="0" distL="0" distR="0">
            <wp:extent cx="2228850" cy="485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</w:pPr>
      <w:r>
        <w:drawing>
          <wp:inline distT="0" distB="0" distL="0" distR="0">
            <wp:extent cx="2581275" cy="4572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默认值是10</w:t>
      </w:r>
      <w:r>
        <w:t xml:space="preserve"> </w:t>
      </w:r>
      <w:r>
        <w:rPr>
          <w:rFonts w:hint="eastAsia"/>
        </w:rPr>
        <w:t>，最多只能建立10个复制槽。</w:t>
      </w:r>
    </w:p>
    <w:p>
      <w:pPr>
        <w:pStyle w:val="168"/>
        <w:snapToGrid/>
        <w:ind w:lef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1"/>
          <w:szCs w:val="21"/>
        </w:rPr>
        <w:t>#wal_sender_timeout = 50s</w:t>
      </w:r>
    </w:p>
    <w:p>
      <w:pPr>
        <w:ind w:firstLine="420"/>
        <w:rPr>
          <w:ins w:id="14" w:author="songkun" w:date="2022-04-29T12:00:00Z"/>
        </w:rPr>
      </w:pPr>
      <w:r>
        <w:rPr>
          <w:rFonts w:hint="eastAsia"/>
        </w:rPr>
        <w:t>重启P</w:t>
      </w:r>
      <w:r>
        <w:t>G</w:t>
      </w:r>
      <w:r>
        <w:rPr>
          <w:rFonts w:hint="eastAsia"/>
        </w:rPr>
        <w:t>数据库。启动前注意启动用户的环境变量L</w:t>
      </w:r>
      <w:r>
        <w:t>D_LIBRARY_PATH</w:t>
      </w:r>
      <w:r>
        <w:rPr>
          <w:rFonts w:hint="eastAsia"/>
        </w:rPr>
        <w:t>需要包含 li</w:t>
      </w:r>
      <w:r>
        <w:t>bprotobuf-c.so</w:t>
      </w:r>
      <w:r>
        <w:rPr>
          <w:rFonts w:hint="eastAsia"/>
        </w:rPr>
        <w:t>的父目录。</w:t>
      </w:r>
    </w:p>
    <w:p>
      <w:pPr>
        <w:ind w:firstLine="420"/>
        <w:rPr>
          <w:ins w:id="15" w:author="songkun" w:date="2022-04-29T12:00:00Z"/>
        </w:rPr>
      </w:pPr>
    </w:p>
    <w:p>
      <w:pPr>
        <w:pStyle w:val="4"/>
        <w:rPr>
          <w:ins w:id="16" w:author="songkun" w:date="2022-04-29T12:09:00Z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ins w:id="17" w:author="songkun" w:date="2022-04-29T12:06:00Z">
        <w:bookmarkStart w:id="17" w:name="_Toc28484"/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集群配置</w:t>
        </w:r>
        <w:bookmarkEnd w:id="17"/>
      </w:ins>
    </w:p>
    <w:p>
      <w:pPr>
        <w:numPr>
          <w:ins w:id="18" w:author="songkun" w:date="2022-04-29T12:09:00Z"/>
        </w:numPr>
        <w:ind w:firstLine="420"/>
        <w:rPr>
          <w:ins w:id="19" w:author="songkun" w:date="2022-04-29T12:17:00Z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ins w:id="20" w:author="songkun" w:date="2022-04-29T12:16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把</w:t>
        </w:r>
      </w:ins>
      <w:ins w:id="21" w:author="songkun" w:date="2022-04-29T12:10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Vastbase</w:t>
        </w:r>
      </w:ins>
      <w:ins w:id="22" w:author="songkun" w:date="2022-04-29T12:14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 xml:space="preserve"> G100</w:t>
        </w:r>
      </w:ins>
      <w:ins w:id="23" w:author="songkun" w:date="2022-04-29T12:16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作为采集库时，如为集群架构，需要进行</w:t>
        </w:r>
      </w:ins>
      <w:ins w:id="24" w:author="songkun" w:date="2022-04-29T12:17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如下配置。</w:t>
        </w:r>
      </w:ins>
    </w:p>
    <w:p>
      <w:pPr>
        <w:numPr>
          <w:ilvl w:val="0"/>
          <w:numId w:val="26"/>
        </w:numPr>
        <w:ind w:firstLine="0" w:firstLineChars="0"/>
        <w:rPr>
          <w:ins w:id="25" w:author="songkun" w:date="2022-04-29T16:03:00Z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ins w:id="26" w:author="songkun" w:date="2022-04-29T12:18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修改has配置文件</w:t>
        </w:r>
      </w:ins>
      <w:ins w:id="27" w:author="songkun" w:date="2022-04-29T12:19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，其</w:t>
        </w:r>
      </w:ins>
      <w:ins w:id="28" w:author="songkun" w:date="2022-04-29T16:03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为</w:t>
        </w:r>
      </w:ins>
      <w:ins w:id="29" w:author="songkun" w:date="2022-04-29T12:19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has/etc</w:t>
        </w:r>
      </w:ins>
      <w:ins w:id="30" w:author="songkun" w:date="2022-04-29T16:03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下的yaml文件：</w:t>
        </w:r>
      </w:ins>
    </w:p>
    <w:p>
      <w:pPr>
        <w:numPr>
          <w:ilvl w:val="255"/>
          <w:numId w:val="0"/>
        </w:numPr>
        <w:rPr>
          <w:ins w:id="31" w:author="songkun" w:date="2022-04-29T12:06:00Z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168"/>
        <w:snapToGrid/>
        <w:ind w:left="0"/>
        <w:rPr>
          <w:ins w:id="32" w:author="songkun" w:date="2022-04-29T16:15:00Z"/>
          <w:color w:val="000000" w:themeColor="text1"/>
          <w14:textFill>
            <w14:solidFill>
              <w14:schemeClr w14:val="tx1"/>
            </w14:solidFill>
          </w14:textFill>
        </w:rPr>
      </w:pPr>
      <w:ins w:id="33" w:author="songkun" w:date="2022-04-29T16:15:00Z">
        <w:r>
          <w:rPr>
            <w:rFonts w:hint="eastAsia"/>
            <w:sz w:val="21"/>
            <w:szCs w:val="21"/>
          </w:rPr>
          <w:t>has/</w:t>
        </w:r>
      </w:ins>
      <w:ins w:id="34" w:author="songkun" w:date="2022-04-29T16:16:00Z">
        <w:r>
          <w:rPr>
            <w:rFonts w:hint="eastAsia"/>
            <w:sz w:val="21"/>
            <w:szCs w:val="21"/>
          </w:rPr>
          <w:t>bin/hasctl -c has/etc/patroni_conf.yaml edit</w:t>
        </w:r>
      </w:ins>
      <w:ins w:id="35" w:author="songkun" w:date="2022-04-29T16:17:00Z">
        <w:r>
          <w:rPr>
            <w:rFonts w:hint="eastAsia"/>
            <w:sz w:val="21"/>
            <w:szCs w:val="21"/>
          </w:rPr>
          <w:t>-</w:t>
        </w:r>
      </w:ins>
      <w:ins w:id="36" w:author="songkun" w:date="2022-04-29T16:16:00Z">
        <w:r>
          <w:rPr>
            <w:rFonts w:hint="eastAsia"/>
            <w:sz w:val="21"/>
            <w:szCs w:val="21"/>
          </w:rPr>
          <w:t>config</w:t>
        </w:r>
      </w:ins>
    </w:p>
    <w:p>
      <w:pPr>
        <w:numPr>
          <w:ilvl w:val="0"/>
          <w:numId w:val="26"/>
        </w:numPr>
        <w:ind w:firstLine="0" w:firstLineChars="0"/>
        <w:rPr>
          <w:ins w:id="37" w:author="songkun" w:date="2022-04-29T16:20:00Z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ins w:id="38" w:author="songkun" w:date="2022-04-29T16:19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执行上述命令后进入修改界面，修改</w:t>
        </w:r>
      </w:ins>
      <w:ins w:id="39" w:author="songkun" w:date="2022-04-29T16:20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wal_level=logical</w:t>
        </w:r>
      </w:ins>
    </w:p>
    <w:p>
      <w:pPr>
        <w:numPr>
          <w:ilvl w:val="0"/>
          <w:numId w:val="26"/>
        </w:numPr>
        <w:ind w:firstLine="0" w:firstLineChars="0"/>
        <w:rPr>
          <w:ins w:id="40" w:author="songkun" w:date="2022-04-29T16:20:00Z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ins w:id="41" w:author="songkun" w:date="2022-04-29T16:20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保存退出</w:t>
        </w:r>
      </w:ins>
    </w:p>
    <w:p>
      <w:pPr>
        <w:numPr>
          <w:ilvl w:val="0"/>
          <w:numId w:val="26"/>
        </w:num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ins w:id="42" w:author="songkun" w:date="2022-04-29T16:20:00Z">
        <w:r>
          <w:rPr>
            <w:rFonts w:hint="eastAsia"/>
            <w:color w:val="404040" w:themeColor="text1" w:themeTint="BF"/>
            <w14:textFill>
              <w14:solidFill>
                <w14:schemeClr w14:val="tx1">
                  <w14:lumMod w14:val="75000"/>
                  <w14:lumOff w14:val="25000"/>
                </w14:schemeClr>
              </w14:solidFill>
            </w14:textFill>
          </w:rPr>
          <w:t>重启集群</w:t>
        </w:r>
      </w:ins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2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18" w:name="_Toc2983"/>
      <w:bookmarkStart w:id="19" w:name="_Toc30107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exBase的启动、停止</w:t>
      </w:r>
      <w:bookmarkEnd w:id="12"/>
      <w:bookmarkEnd w:id="18"/>
      <w:bookmarkEnd w:id="19"/>
    </w:p>
    <w:p>
      <w:pPr>
        <w:pStyle w:val="27"/>
        <w:numPr>
          <w:ilvl w:val="0"/>
          <w:numId w:val="27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服务启动，安装时已将服务加入自启项，手工启动命令如下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启动配置库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start atlasdb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启动incremental进程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start incremental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启动exbase进程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start exbase</w:t>
      </w:r>
    </w:p>
    <w:p>
      <w:pPr>
        <w:ind w:firstLine="42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27"/>
        <w:numPr>
          <w:ilvl w:val="0"/>
          <w:numId w:val="27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服务停止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停止exbase进程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stop exbase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停止incremental进程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stop incremental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停止配置库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stop atlasdb</w:t>
      </w:r>
    </w:p>
    <w:p>
      <w:pPr>
        <w:ind w:firstLine="42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27"/>
        <w:numPr>
          <w:ilvl w:val="0"/>
          <w:numId w:val="27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服务重启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重启配置库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restart atlasdb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重启incremental进程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restart incremental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重启exbase进程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restart exbase</w:t>
      </w:r>
    </w:p>
    <w:p>
      <w:pPr>
        <w:ind w:firstLine="42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27"/>
        <w:numPr>
          <w:ilvl w:val="0"/>
          <w:numId w:val="27"/>
        </w:numPr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查看进程状态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查看exbase进程状态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status exbase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查看incremental进程状态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status incremental</w:t>
      </w:r>
    </w:p>
    <w:p>
      <w:pPr>
        <w:numPr>
          <w:ilvl w:val="0"/>
          <w:numId w:val="28"/>
        </w:numPr>
        <w:ind w:firstLineChars="0"/>
        <w:rPr>
          <w:rFonts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查看配置库状态</w:t>
      </w:r>
    </w:p>
    <w:p>
      <w:pPr>
        <w:pStyle w:val="168"/>
        <w:snapToGrid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systemctl status atlasdb</w:t>
      </w: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2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20" w:name="_Toc25225"/>
      <w:bookmarkStart w:id="21" w:name="_Toc25087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补丁包安装说明</w:t>
      </w:r>
      <w:bookmarkEnd w:id="20"/>
      <w:bookmarkEnd w:id="21"/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前置条件：补丁包的安装是基于现有系统上进行的，因此，安装补丁包前需要确保目标机器已安装了exbase。</w:t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微软雅黑" w:hAnsi="微软雅黑" w:cs="宋体"/>
          <w:color w:val="000000"/>
          <w:szCs w:val="21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补丁包大小约150MB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，</w:t>
      </w:r>
      <w:r>
        <w:rPr>
          <w:rFonts w:hint="eastAsia" w:ascii="微软雅黑" w:hAnsi="微软雅黑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将安装包上传，并解压到任意目录。此处以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Upgrade_exbase-3.7_centos-7.x86_64.2021092720.zip为例：</w:t>
      </w:r>
    </w:p>
    <w:p>
      <w:pPr>
        <w:pStyle w:val="168"/>
        <w:snapToGrid/>
        <w:ind w:left="0"/>
        <w:rPr>
          <w:sz w:val="21"/>
          <w:szCs w:val="21"/>
        </w:rPr>
      </w:pPr>
    </w:p>
    <w:p>
      <w:pPr>
        <w:pStyle w:val="168"/>
        <w:snapToGrid/>
        <w:ind w:left="0"/>
      </w:pPr>
      <w:r>
        <w:rPr>
          <w:rFonts w:hint="eastAsia"/>
          <w:sz w:val="21"/>
          <w:szCs w:val="21"/>
        </w:rPr>
        <w:t xml:space="preserve">unzip </w:t>
      </w:r>
      <w:r>
        <w:rPr>
          <w:rFonts w:hint="eastAsia"/>
        </w:rPr>
        <w:t>Upgrade_exbase-3.7_centos-7.x86_64.2021092720.zip</w:t>
      </w:r>
    </w:p>
    <w:p>
      <w:pPr>
        <w:pStyle w:val="168"/>
        <w:snapToGrid/>
        <w:ind w:left="0"/>
      </w:pP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解压后会生成一个upgrade目录，进入目录执行安装命令：</w:t>
      </w:r>
    </w:p>
    <w:p>
      <w:pPr>
        <w:pStyle w:val="168"/>
        <w:snapToGrid/>
        <w:ind w:left="0"/>
        <w:rPr>
          <w:sz w:val="21"/>
          <w:szCs w:val="21"/>
        </w:rPr>
      </w:pPr>
    </w:p>
    <w:p>
      <w:pPr>
        <w:pStyle w:val="168"/>
        <w:snapToGrid/>
        <w:ind w:left="0"/>
      </w:pPr>
      <w:r>
        <w:rPr>
          <w:rFonts w:hint="eastAsia"/>
        </w:rPr>
        <w:t>cd upgrade/</w:t>
      </w:r>
    </w:p>
    <w:p>
      <w:pPr>
        <w:pStyle w:val="168"/>
        <w:snapToGrid/>
        <w:ind w:left="0"/>
      </w:pPr>
      <w:r>
        <w:rPr>
          <w:rFonts w:hint="eastAsia"/>
        </w:rPr>
        <w:t>./setup.sh</w:t>
      </w:r>
    </w:p>
    <w:p>
      <w:pPr>
        <w:pStyle w:val="168"/>
        <w:snapToGrid/>
        <w:ind w:left="0"/>
      </w:pP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执行安装脚本时需要输入原有exbase的安装路径，脚本会根据输入的路径校验目录是否为exbase的安装路径</w:t>
      </w:r>
      <w:r>
        <w:rPr>
          <w:rFonts w:hint="eastAsia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。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若是自定义用户和用户组，执行setup.sh的时候需要输入安装的用户和用户组：</w:t>
      </w:r>
    </w:p>
    <w:p>
      <w:pPr>
        <w:ind w:firstLine="0" w:firstLineChars="0"/>
      </w:pPr>
      <w:r>
        <w:drawing>
          <wp:inline distT="0" distB="0" distL="114300" distR="114300">
            <wp:extent cx="2270760" cy="312420"/>
            <wp:effectExtent l="0" t="0" r="0" b="762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执行upgrade_sql.sh的时候需要输入安装路径，安装用户，配置库端口：</w:t>
      </w:r>
    </w:p>
    <w:p>
      <w:pPr>
        <w:ind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87980" cy="281940"/>
            <wp:effectExtent l="0" t="0" r="7620" b="762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检查是否重启成功，重启后exbase.log会有如下打印信息</w:t>
      </w:r>
    </w:p>
    <w:p>
      <w:pPr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2880" cy="1907540"/>
            <wp:effectExtent l="0" t="0" r="13970" b="1651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2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22" w:name="_Toc20686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使用前的补充操作建议</w:t>
      </w:r>
      <w:bookmarkEnd w:id="22"/>
    </w:p>
    <w:p>
      <w:pPr>
        <w:ind w:firstLine="42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1、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迁移目标库为VastBase G100时，检查目标库文件描述符上限是否满足迁移需求，推</w:t>
      </w:r>
    </w:p>
    <w:p>
      <w:pPr>
        <w:ind w:left="0" w:leftChars="0"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荐设置为1024000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0。</w:t>
      </w:r>
    </w:p>
    <w:p>
      <w:pPr>
        <w:numPr>
          <w:ilvl w:val="0"/>
          <w:numId w:val="0"/>
        </w:numPr>
        <w:ind w:leftChars="0"/>
        <w:rPr>
          <w:rFonts w:hint="eastAsia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以下是修改系统资源限制的方法</w:t>
      </w:r>
      <w:r>
        <w:rPr>
          <w:rFonts w:hint="eastAsia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：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#数据库操作系统用户Vastbase limits配置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echo "vastbase soft core unlimited"&gt;&gt;/etc/security/limits.conf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echo "yastbase hard core unlimited"&gt;&gt;/etc/security/limits.conf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echo "vastbase hard nproc unlimited"&gt;&gt;/etc/security/limits.conf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echo "vastbase soft nproc unlimited"&gt;&gt;/etc/security/limits.conf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echo "vastbase hard memlock unlimited"&gt;&gt;/etc/security/limits.conf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echo "vastbase soft memlock unlimited"&gt;&gt;/etc/security/limits.conf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echo "vastbase hard nofile 1024000"&gt;&gt;/etc/security/limits.conf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echo "vastbase soft nofile 1024000"&gt;&gt;/etc/security/limits.con</w:t>
      </w:r>
    </w:p>
    <w:p>
      <w:pPr>
        <w:ind w:left="0" w:leftChars="0" w:firstLine="0" w:firstLineChars="0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2、支持的浏览器及版本：</w:t>
      </w:r>
    </w:p>
    <w:p>
      <w:pPr>
        <w:ind w:left="0" w:leftChars="0" w:firstLine="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Chrome79及以上版本，64bit</w:t>
      </w:r>
    </w:p>
    <w:p>
      <w:pPr>
        <w:ind w:left="0" w:leftChars="0" w:firstLine="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Firefox53及以上3版本，64bit</w:t>
      </w:r>
    </w:p>
    <w:p>
      <w:pPr>
        <w:ind w:left="0" w:leftChars="0" w:firstLine="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QQ浏览器及10以上版本</w:t>
      </w:r>
    </w:p>
    <w:p>
      <w:pPr>
        <w:ind w:left="0" w:leftChars="0" w:firstLine="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ind w:left="0" w:leftChars="0" w:firstLine="0" w:firstLineChars="0"/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以及其他主流浏览器的较新版本</w:t>
      </w:r>
    </w:p>
    <w:p>
      <w:pPr>
        <w:ind w:firstLine="0" w:firstLineChars="0"/>
        <w:rPr>
          <w:i/>
          <w:iCs/>
          <w:color w:val="BCBCBC" w:themeColor="background1" w:themeTint="BF"/>
          <w:sz w:val="18"/>
          <w:szCs w:val="20"/>
          <w14:textFill>
            <w14:solidFill>
              <w14:schemeClr w14:val="bg1">
                <w14:lumMod w14:val="65000"/>
                <w14:lumMod w14:val="75000"/>
                <w14:lumOff w14:val="25000"/>
              </w14:schemeClr>
            </w14:solidFill>
          </w14:textFill>
        </w:rPr>
      </w:pPr>
    </w:p>
    <w:p>
      <w:pPr>
        <w:pageBreakBefore/>
        <w:ind w:firstLine="0" w:firstLineChars="0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23" w:name="d0e22037"/>
      <w:bookmarkEnd w:id="23"/>
      <w:bookmarkStart w:id="24" w:name="_ZH-CN_TOPIC_0241704258"/>
      <w:bookmarkEnd w:id="24"/>
      <w:bookmarkStart w:id="25" w:name="_ZH-CN_TOPIC_0251900919"/>
      <w:bookmarkEnd w:id="25"/>
      <w:r>
        <w:rPr>
          <w:color w:val="404040" w:themeColor="text1" w:themeTint="BF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8145780</wp:posOffset>
                </wp:positionV>
                <wp:extent cx="4400550" cy="695960"/>
                <wp:effectExtent l="0" t="0" r="0" b="889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9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 w:firstLineChars="0"/>
                              <w:rPr>
                                <w:rFonts w:ascii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电话：010-82838118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rFonts w:ascii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地址：北京市海淀区学院路30号科大天工大厦</w:t>
                            </w:r>
                            <w:r>
                              <w:rPr>
                                <w:rFonts w:ascii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B</w:t>
                            </w: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座6层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rFonts w:ascii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官网：</w:t>
                            </w:r>
                            <w:r>
                              <w:rPr>
                                <w:rFonts w:ascii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www.vastdata.com.cn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41.4pt;height:54.8pt;width:346.5pt;mso-position-horizontal:right;mso-position-horizontal-relative:margin;z-index:251662336;mso-width-relative:page;mso-height-relative:page;" filled="f" stroked="f" coordsize="21600,21600" o:gfxdata="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qNTfK1gAAAAoB&#10;AAAPAAAAAAAAAAEAIAAAACIAAABkcnMvZG93bnJldi54bWxQSwECFAAUAAAACACHTuJAxVEnmh0C&#10;AAAfBAAADgAAAAAAAAABACAAAAAl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0" w:firstLineChars="0"/>
                        <w:rPr>
                          <w:rFonts w:ascii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电话：010-82838118</w:t>
                      </w:r>
                    </w:p>
                    <w:p>
                      <w:pPr>
                        <w:ind w:firstLine="0" w:firstLineChars="0"/>
                        <w:rPr>
                          <w:rFonts w:ascii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地址：北京市海淀区学院路30号科大天工大厦</w:t>
                      </w:r>
                      <w:r>
                        <w:rPr>
                          <w:rFonts w:ascii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B</w:t>
                      </w: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座6层</w:t>
                      </w:r>
                    </w:p>
                    <w:p>
                      <w:pPr>
                        <w:ind w:firstLine="0" w:firstLineChars="0"/>
                        <w:rPr>
                          <w:rFonts w:ascii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官网：</w:t>
                      </w:r>
                      <w:r>
                        <w:rPr>
                          <w:rFonts w:ascii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www.vastdata.com.cn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918210" cy="91821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8000" cy="9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574925" cy="920115"/>
            <wp:effectExtent l="0" t="0" r="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32" t="39787" r="33487" b="51651"/>
                    <a:stretch>
                      <a:fillRect/>
                    </a:stretch>
                  </pic:blipFill>
                  <pic:spPr>
                    <a:xfrm>
                      <a:off x="0" y="0"/>
                      <a:ext cx="2574739" cy="9203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headerReference r:id="rId12" w:type="default"/>
      <w:footerReference r:id="rId13" w:type="default"/>
      <w:pgSz w:w="11906" w:h="16838"/>
      <w:pgMar w:top="1440" w:right="1800" w:bottom="1440" w:left="1800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长城仿宋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五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_GB2312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  <w:jc w:val="center"/>
      <w:rPr>
        <w:rFonts w:ascii="微软雅黑" w:hAnsi="微软雅黑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 w:firstLineChars="0"/>
      <w:jc w:val="center"/>
      <w:rPr>
        <w:rFonts w:ascii="微软雅黑" w:hAnsi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</w:pPr>
    <w:r>
      <w:rPr>
        <w:color w:val="000000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103505</wp:posOffset>
          </wp:positionH>
          <wp:positionV relativeFrom="paragraph">
            <wp:posOffset>-3215640</wp:posOffset>
          </wp:positionV>
          <wp:extent cx="8488680" cy="8488680"/>
          <wp:effectExtent l="0" t="0" r="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88680" cy="848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t>北京海量数据技术股份有限公司</w:t>
    </w:r>
  </w:p>
  <w:p>
    <w:pPr>
      <w:pStyle w:val="33"/>
      <w:ind w:firstLine="360"/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  <w:r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-2403475</wp:posOffset>
          </wp:positionH>
          <wp:positionV relativeFrom="paragraph">
            <wp:posOffset>-4478020</wp:posOffset>
          </wp:positionV>
          <wp:extent cx="4284345" cy="4284345"/>
          <wp:effectExtent l="0" t="0" r="13335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84345" cy="4284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  <w:jc w:val="center"/>
      <w:rPr>
        <w:rFonts w:ascii="微软雅黑" w:hAnsi="微软雅黑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 w:firstLineChars="0"/>
      <w:jc w:val="center"/>
      <w:rPr>
        <w:rFonts w:ascii="微软雅黑" w:hAnsi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</w:pPr>
    <w:r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8" name="文本框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3"/>
                            <w:ind w:firstLine="360"/>
                            <w:rPr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0</w:t>
                          </w:r>
                          <w:r>
                            <w:rPr>
                              <w:rFonts w:hint="eastAsia"/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zSVju0AAAAAUBAAAPAAAAAAAAAAEAIAAAACIA&#10;AABkcnMvZG93bnJldi54bWxQSwECFAAUAAAACACHTuJAyGAdZBECAAALBAAADgAAAAAAAAABACAA&#10;AAAfAQAAZHJzL2Uyb0RvYy54bWxQSwUGAAAAAAYABgBZAQAAo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3"/>
                      <w:ind w:firstLine="360"/>
                      <w:rPr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第 </w:t>
                    </w:r>
                    <w:r>
                      <w:rPr>
                        <w:rFonts w:hint="eastAsia"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fldChar w:fldCharType="begin"/>
                    </w:r>
                    <w:r>
                      <w:rPr>
                        <w:rFonts w:hint="eastAsia"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fldChar w:fldCharType="separate"/>
                    </w:r>
                    <w:r>
                      <w:rPr>
                        <w:rFonts w:hint="eastAsia"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0</w:t>
                    </w:r>
                    <w:r>
                      <w:rPr>
                        <w:rFonts w:hint="eastAsia"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fldChar w:fldCharType="end"/>
                    </w:r>
                    <w:r>
                      <w:rPr>
                        <w:rFonts w:hint="eastAsia"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color w:val="000000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103505</wp:posOffset>
          </wp:positionH>
          <wp:positionV relativeFrom="paragraph">
            <wp:posOffset>-3215640</wp:posOffset>
          </wp:positionV>
          <wp:extent cx="8488680" cy="8488680"/>
          <wp:effectExtent l="0" t="0" r="0" b="0"/>
          <wp:wrapNone/>
          <wp:docPr id="219" name="图片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" name="图片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88680" cy="848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t>北京海量数据技术股份有限公司</w:t>
    </w:r>
  </w:p>
  <w:p>
    <w:pPr>
      <w:pStyle w:val="33"/>
      <w:ind w:firstLine="360"/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  <w:r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-2403475</wp:posOffset>
          </wp:positionH>
          <wp:positionV relativeFrom="paragraph">
            <wp:posOffset>-4478020</wp:posOffset>
          </wp:positionV>
          <wp:extent cx="4284345" cy="4284345"/>
          <wp:effectExtent l="0" t="0" r="13335" b="0"/>
          <wp:wrapNone/>
          <wp:docPr id="220" name="图片 2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" name="图片 2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84345" cy="4284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ind w:firstLine="360"/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  <w:r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-1835150</wp:posOffset>
          </wp:positionH>
          <wp:positionV relativeFrom="paragraph">
            <wp:posOffset>-3157220</wp:posOffset>
          </wp:positionV>
          <wp:extent cx="5455920" cy="5455920"/>
          <wp:effectExtent l="0" t="0" r="0" b="0"/>
          <wp:wrapNone/>
          <wp:docPr id="2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55920" cy="5455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3905885</wp:posOffset>
          </wp:positionH>
          <wp:positionV relativeFrom="paragraph">
            <wp:posOffset>-433705</wp:posOffset>
          </wp:positionV>
          <wp:extent cx="2279650" cy="1009650"/>
          <wp:effectExtent l="0" t="0" r="0" b="0"/>
          <wp:wrapNone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79374" cy="10094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tab/>
    </w:r>
    <w:r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tab/>
    </w:r>
    <w:r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7"/>
      <w:ind w:firstLine="400"/>
      <w:rPr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799775"/>
    <w:multiLevelType w:val="singleLevel"/>
    <w:tmpl w:val="9979977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D927B51"/>
    <w:multiLevelType w:val="singleLevel"/>
    <w:tmpl w:val="9D927B51"/>
    <w:lvl w:ilvl="0" w:tentative="0">
      <w:start w:val="1"/>
      <w:numFmt w:val="decimal"/>
      <w:pStyle w:val="214"/>
      <w:suff w:val="nothing"/>
      <w:lvlText w:val="步骤 %1　"/>
      <w:lvlJc w:val="left"/>
      <w:pPr>
        <w:tabs>
          <w:tab w:val="left" w:pos="0"/>
        </w:tabs>
        <w:ind w:left="1247" w:hanging="844"/>
      </w:pPr>
      <w:rPr>
        <w:rFonts w:hint="default" w:ascii="Arial" w:hAnsi="Arial" w:eastAsia="微软雅黑" w:cs="Arial"/>
        <w:b/>
        <w:sz w:val="21"/>
        <w:szCs w:val="21"/>
      </w:rPr>
    </w:lvl>
  </w:abstractNum>
  <w:abstractNum w:abstractNumId="2">
    <w:nsid w:val="A1A5C5C9"/>
    <w:multiLevelType w:val="singleLevel"/>
    <w:tmpl w:val="A1A5C5C9"/>
    <w:lvl w:ilvl="0" w:tentative="0">
      <w:start w:val="1"/>
      <w:numFmt w:val="decimal"/>
      <w:pStyle w:val="213"/>
      <w:suff w:val="nothing"/>
      <w:lvlText w:val="%1."/>
      <w:lvlJc w:val="left"/>
      <w:pPr>
        <w:tabs>
          <w:tab w:val="left" w:pos="420"/>
        </w:tabs>
        <w:ind w:left="1160" w:hanging="1160"/>
      </w:pPr>
      <w:rPr>
        <w:rFonts w:hint="default"/>
      </w:rPr>
    </w:lvl>
  </w:abstractNum>
  <w:abstractNum w:abstractNumId="3">
    <w:nsid w:val="BB2DEDA0"/>
    <w:multiLevelType w:val="multilevel"/>
    <w:tmpl w:val="BB2DEDA0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32"/>
        <w:szCs w:val="32"/>
        <w:vertAlign w:val="baseline"/>
      </w:rPr>
    </w:lvl>
    <w:lvl w:ilvl="3" w:tentative="0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8"/>
        <w:szCs w:val="28"/>
        <w:vertAlign w:val="baseline"/>
      </w:rPr>
    </w:lvl>
    <w:lvl w:ilvl="4" w:tentative="0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default" w:ascii="Arial" w:hAnsi="Arial" w:cs="Arial"/>
        <w:b/>
        <w:bCs/>
        <w:i w:val="0"/>
        <w:iCs w:val="0"/>
        <w:caps w:val="0"/>
        <w:strike w:val="0"/>
        <w:dstrike w:val="0"/>
        <w:vanish w:val="0"/>
        <w:sz w:val="20"/>
        <w:szCs w:val="20"/>
        <w:vertAlign w:val="baseline"/>
      </w:rPr>
    </w:lvl>
    <w:lvl w:ilvl="6" w:tentative="0">
      <w:start w:val="1"/>
      <w:numFmt w:val="decimal"/>
      <w:lvlText w:val="步骤 %7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70"/>
      <w:suff w:val="space"/>
      <w:lvlText w:val="图%1-%8"/>
      <w:lvlJc w:val="left"/>
      <w:pPr>
        <w:tabs>
          <w:tab w:val="left" w:pos="0"/>
        </w:tabs>
        <w:ind w:left="1701" w:firstLine="0"/>
      </w:pPr>
      <w:rPr>
        <w:rFonts w:hint="default" w:ascii="Arial" w:hAnsi="Arial" w:eastAsia="微软雅黑" w:cs="Arial"/>
        <w:b w:val="0"/>
        <w:bCs/>
        <w:i w:val="0"/>
        <w:iCs w:val="0"/>
        <w:strike w:val="0"/>
        <w:dstrike w:val="0"/>
        <w:color w:val="auto"/>
        <w:sz w:val="18"/>
        <w:szCs w:val="18"/>
        <w:vertAlign w:val="baseline"/>
      </w:rPr>
    </w:lvl>
    <w:lvl w:ilvl="8" w:tentative="0">
      <w:start w:val="1"/>
      <w:numFmt w:val="decimal"/>
      <w:lvlRestart w:val="1"/>
      <w:pStyle w:val="172"/>
      <w:suff w:val="space"/>
      <w:lvlText w:val="表%1-%9"/>
      <w:lvlJc w:val="left"/>
      <w:pPr>
        <w:tabs>
          <w:tab w:val="left" w:pos="0"/>
        </w:tabs>
        <w:ind w:left="1701" w:firstLine="0"/>
      </w:pPr>
      <w:rPr>
        <w:rFonts w:hint="default" w:ascii="Arial" w:hAnsi="Arial" w:eastAsia="微软雅黑" w:cs="Arial"/>
        <w:b w:val="0"/>
        <w:bCs/>
        <w:i w:val="0"/>
        <w:iCs w:val="0"/>
        <w:color w:val="000000" w:themeColor="text1"/>
        <w:sz w:val="18"/>
        <w:szCs w:val="18"/>
        <w14:textFill>
          <w14:solidFill>
            <w14:schemeClr w14:val="tx1"/>
          </w14:solidFill>
        </w14:textFill>
      </w:rPr>
    </w:lvl>
  </w:abstractNum>
  <w:abstractNum w:abstractNumId="4">
    <w:nsid w:val="C6F28B2C"/>
    <w:multiLevelType w:val="multilevel"/>
    <w:tmpl w:val="C6F28B2C"/>
    <w:lvl w:ilvl="0" w:tentative="0">
      <w:start w:val="1"/>
      <w:numFmt w:val="bullet"/>
      <w:pStyle w:val="181"/>
      <w:lvlText w:val=""/>
      <w:lvlJc w:val="left"/>
      <w:pPr>
        <w:tabs>
          <w:tab w:val="left" w:pos="170"/>
        </w:tabs>
        <w:ind w:left="170" w:hanging="170"/>
      </w:pPr>
      <w:rPr>
        <w:rFonts w:hint="default" w:ascii="Wingdings" w:hAnsi="Wingdings" w:eastAsia="宋体"/>
        <w:b w:val="0"/>
        <w:i w:val="0"/>
        <w:color w:val="auto"/>
        <w:position w:val="3"/>
        <w:sz w:val="13"/>
        <w:szCs w:val="13"/>
      </w:rPr>
    </w:lvl>
    <w:lvl w:ilvl="1" w:tentative="0">
      <w:start w:val="1"/>
      <w:numFmt w:val="lowerLetter"/>
      <w:lvlText w:val="%2."/>
      <w:lvlJc w:val="left"/>
      <w:pPr>
        <w:tabs>
          <w:tab w:val="left" w:pos="284"/>
        </w:tabs>
        <w:ind w:left="568" w:hanging="284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2" w:tentative="0">
      <w:start w:val="1"/>
      <w:numFmt w:val="bullet"/>
      <w:pStyle w:val="199"/>
      <w:lvlText w:val="−"/>
      <w:lvlJc w:val="left"/>
      <w:pPr>
        <w:tabs>
          <w:tab w:val="left" w:pos="568"/>
        </w:tabs>
        <w:ind w:left="568" w:hanging="284"/>
      </w:pPr>
      <w:rPr>
        <w:rFonts w:hint="default" w:ascii="Times New Roman" w:hAnsi="Times New Roman" w:cs="Times New Roman"/>
        <w:sz w:val="16"/>
        <w:szCs w:val="16"/>
      </w:rPr>
    </w:lvl>
    <w:lvl w:ilvl="3" w:tentative="0">
      <w:start w:val="1"/>
      <w:numFmt w:val="decimal"/>
      <w:lvlText w:val="%4."/>
      <w:lvlJc w:val="left"/>
      <w:pPr>
        <w:tabs>
          <w:tab w:val="left" w:pos="284"/>
        </w:tabs>
        <w:ind w:left="568" w:hanging="284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4" w:tentative="0">
      <w:start w:val="1"/>
      <w:numFmt w:val="bullet"/>
      <w:lvlText w:val=""/>
      <w:lvlJc w:val="left"/>
      <w:pPr>
        <w:tabs>
          <w:tab w:val="left" w:pos="568"/>
        </w:tabs>
        <w:ind w:left="568" w:hanging="284"/>
      </w:pPr>
      <w:rPr>
        <w:rFonts w:hint="default" w:ascii="Wingdings" w:hAnsi="Wingdings" w:eastAsia="宋体"/>
        <w:b w:val="0"/>
        <w:i w:val="0"/>
        <w:color w:val="auto"/>
        <w:position w:val="3"/>
        <w:sz w:val="13"/>
        <w:szCs w:val="13"/>
      </w:rPr>
    </w:lvl>
    <w:lvl w:ilvl="5" w:tentative="0">
      <w:start w:val="1"/>
      <w:numFmt w:val="decimal"/>
      <w:pStyle w:val="204"/>
      <w:lvlText w:val="%6.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21"/>
        <w:szCs w:val="21"/>
      </w:rPr>
    </w:lvl>
    <w:lvl w:ilvl="6" w:tentative="0">
      <w:start w:val="1"/>
      <w:numFmt w:val="decimal"/>
      <w:lvlText w:val="%7."/>
      <w:lvlJc w:val="left"/>
      <w:pPr>
        <w:tabs>
          <w:tab w:val="left" w:pos="2359"/>
        </w:tabs>
        <w:ind w:left="2359" w:hanging="284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18"/>
        <w:szCs w:val="18"/>
      </w:rPr>
    </w:lvl>
    <w:lvl w:ilvl="7" w:tentative="0">
      <w:start w:val="1"/>
      <w:numFmt w:val="decimal"/>
      <w:lvlText w:val="%8."/>
      <w:lvlJc w:val="left"/>
      <w:pPr>
        <w:tabs>
          <w:tab w:val="left" w:pos="454"/>
        </w:tabs>
        <w:ind w:left="454" w:hanging="284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18"/>
        <w:szCs w:val="18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FDE16B2D"/>
    <w:multiLevelType w:val="multilevel"/>
    <w:tmpl w:val="FDE16B2D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32"/>
        <w:szCs w:val="32"/>
        <w:vertAlign w:val="baseline"/>
      </w:rPr>
    </w:lvl>
    <w:lvl w:ilvl="3" w:tentative="0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8"/>
        <w:szCs w:val="28"/>
        <w:vertAlign w:val="baseline"/>
      </w:rPr>
    </w:lvl>
    <w:lvl w:ilvl="4" w:tentative="0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5" w:tentative="0">
      <w:start w:val="1"/>
      <w:numFmt w:val="none"/>
      <w:pStyle w:val="175"/>
      <w:suff w:val="nothing"/>
      <w:lvlText w:val=""/>
      <w:lvlJc w:val="left"/>
      <w:pPr>
        <w:ind w:left="0" w:firstLine="0"/>
      </w:pPr>
      <w:rPr>
        <w:rFonts w:hint="default" w:ascii="Arial" w:hAnsi="Arial" w:cs="Arial"/>
        <w:b/>
        <w:bCs/>
        <w:i w:val="0"/>
        <w:iCs w:val="0"/>
        <w:caps w:val="0"/>
        <w:strike w:val="0"/>
        <w:dstrike w:val="0"/>
        <w:vanish w:val="0"/>
        <w:sz w:val="20"/>
        <w:szCs w:val="20"/>
        <w:vertAlign w:val="baseline"/>
      </w:rPr>
    </w:lvl>
    <w:lvl w:ilvl="6" w:tentative="0">
      <w:start w:val="1"/>
      <w:numFmt w:val="decimal"/>
      <w:pStyle w:val="176"/>
      <w:suff w:val="nothing"/>
      <w:lvlText w:val="步骤 %7  "/>
      <w:lvlJc w:val="right"/>
      <w:pPr>
        <w:tabs>
          <w:tab w:val="left" w:pos="0"/>
        </w:tabs>
        <w:ind w:left="1247" w:firstLine="0"/>
      </w:pPr>
      <w:rPr>
        <w:rFonts w:hint="default" w:ascii="Arial" w:hAnsi="Arial" w:eastAsia="微软雅黑" w:cs="Arial"/>
        <w:b/>
        <w:bCs/>
        <w:i w:val="0"/>
        <w:iCs w:val="0"/>
        <w:color w:val="000000" w:themeColor="text1"/>
        <w:sz w:val="21"/>
        <w:szCs w:val="21"/>
        <w14:textFill>
          <w14:solidFill>
            <w14:schemeClr w14:val="tx1"/>
          </w14:solidFill>
        </w14:textFill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/>
        <w:b w:val="0"/>
        <w:bCs/>
        <w:i w:val="0"/>
        <w:iCs w:val="0"/>
        <w:color w:val="auto"/>
        <w:sz w:val="21"/>
        <w:szCs w:val="21"/>
      </w:r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17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7">
    <w:nsid w:val="077EABF7"/>
    <w:multiLevelType w:val="singleLevel"/>
    <w:tmpl w:val="077EABF7"/>
    <w:lvl w:ilvl="0" w:tentative="0">
      <w:start w:val="1"/>
      <w:numFmt w:val="decimal"/>
      <w:pStyle w:val="211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090CF0A5"/>
    <w:multiLevelType w:val="singleLevel"/>
    <w:tmpl w:val="090CF0A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0E8701E2"/>
    <w:multiLevelType w:val="multilevel"/>
    <w:tmpl w:val="0E8701E2"/>
    <w:lvl w:ilvl="0" w:tentative="0">
      <w:start w:val="1"/>
      <w:numFmt w:val="bullet"/>
      <w:pStyle w:val="188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0">
    <w:nsid w:val="0EDB2900"/>
    <w:multiLevelType w:val="multilevel"/>
    <w:tmpl w:val="0EDB2900"/>
    <w:lvl w:ilvl="0" w:tentative="0">
      <w:start w:val="1"/>
      <w:numFmt w:val="bullet"/>
      <w:pStyle w:val="173"/>
      <w:lvlText w:val="−"/>
      <w:lvlJc w:val="left"/>
      <w:pPr>
        <w:tabs>
          <w:tab w:val="left" w:pos="2551"/>
        </w:tabs>
        <w:ind w:left="2551" w:hanging="425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ganada"/>
      <w:lvlText w:val=""/>
      <w:lvlJc w:val="left"/>
      <w:pPr>
        <w:tabs>
          <w:tab w:val="left" w:pos="2976"/>
        </w:tabs>
        <w:ind w:left="2976" w:hanging="425"/>
      </w:pPr>
      <w:rPr>
        <w:rFonts w:hint="default" w:ascii="Wingdings" w:hAnsi="Wingdings" w:cs="Wingdings"/>
        <w:sz w:val="16"/>
        <w:szCs w:val="16"/>
      </w:rPr>
    </w:lvl>
    <w:lvl w:ilvl="2" w:tentative="0">
      <w:start w:val="1"/>
      <w:numFmt w:val="bullet"/>
      <w:lvlText w:val="□"/>
      <w:lvlJc w:val="left"/>
      <w:pPr>
        <w:tabs>
          <w:tab w:val="left" w:pos="3401"/>
        </w:tabs>
        <w:ind w:left="3401" w:hanging="425"/>
      </w:pPr>
      <w:rPr>
        <w:rFonts w:hint="default" w:ascii="Wingdings" w:hAnsi="Wingdings" w:cs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11">
    <w:nsid w:val="1BAC1D1F"/>
    <w:multiLevelType w:val="singleLevel"/>
    <w:tmpl w:val="1BAC1D1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1C5736E2"/>
    <w:multiLevelType w:val="singleLevel"/>
    <w:tmpl w:val="1C5736E2"/>
    <w:lvl w:ilvl="0" w:tentative="0">
      <w:start w:val="1"/>
      <w:numFmt w:val="bullet"/>
      <w:pStyle w:val="209"/>
      <w:lvlText w:val=""/>
      <w:lvlJc w:val="left"/>
      <w:pPr>
        <w:tabs>
          <w:tab w:val="left" w:pos="420"/>
        </w:tabs>
        <w:ind w:left="204" w:hanging="204"/>
      </w:pPr>
      <w:rPr>
        <w:rFonts w:hint="default" w:ascii="Wingdings" w:hAnsi="Wingdings"/>
      </w:rPr>
    </w:lvl>
  </w:abstractNum>
  <w:abstractNum w:abstractNumId="13">
    <w:nsid w:val="1D5755D3"/>
    <w:multiLevelType w:val="multilevel"/>
    <w:tmpl w:val="1D5755D3"/>
    <w:lvl w:ilvl="0" w:tentative="0">
      <w:start w:val="1"/>
      <w:numFmt w:val="bullet"/>
      <w:pStyle w:val="167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22887D85"/>
    <w:multiLevelType w:val="multilevel"/>
    <w:tmpl w:val="22887D85"/>
    <w:lvl w:ilvl="0" w:tentative="0">
      <w:start w:val="1"/>
      <w:numFmt w:val="decimal"/>
      <w:pStyle w:val="114"/>
      <w:lvlText w:val="%1"/>
      <w:lvlJc w:val="left"/>
      <w:pPr>
        <w:tabs>
          <w:tab w:val="left" w:pos="540"/>
        </w:tabs>
        <w:ind w:left="540" w:hanging="540"/>
      </w:pPr>
      <w:rPr>
        <w:rFonts w:hint="default"/>
      </w:rPr>
    </w:lvl>
    <w:lvl w:ilvl="1" w:tentative="0">
      <w:start w:val="1"/>
      <w:numFmt w:val="japaneseCounting"/>
      <w:pStyle w:val="115"/>
      <w:lvlText w:val="%2、"/>
      <w:lvlJc w:val="left"/>
      <w:pPr>
        <w:tabs>
          <w:tab w:val="left" w:pos="720"/>
        </w:tabs>
        <w:ind w:left="540" w:hanging="540"/>
      </w:pPr>
      <w:rPr>
        <w:rFonts w:ascii="仿宋_GB2312" w:hAnsi="宋体" w:eastAsia="仿宋_GB2312" w:cs="宋体"/>
        <w:lang w:val="en-US"/>
      </w:rPr>
    </w:lvl>
    <w:lvl w:ilvl="2" w:tentative="0">
      <w:start w:val="1"/>
      <w:numFmt w:val="decimal"/>
      <w:pStyle w:val="116"/>
      <w:lvlText w:val="%1.%2.%3"/>
      <w:lvlJc w:val="left"/>
      <w:pPr>
        <w:tabs>
          <w:tab w:val="left" w:pos="108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800"/>
        </w:tabs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800"/>
        </w:tabs>
        <w:ind w:left="1800" w:hanging="1800"/>
      </w:pPr>
      <w:rPr>
        <w:rFonts w:hint="default"/>
      </w:rPr>
    </w:lvl>
  </w:abstractNum>
  <w:abstractNum w:abstractNumId="15">
    <w:nsid w:val="27727B63"/>
    <w:multiLevelType w:val="multilevel"/>
    <w:tmpl w:val="27727B63"/>
    <w:lvl w:ilvl="0" w:tentative="0">
      <w:start w:val="1"/>
      <w:numFmt w:val="bullet"/>
      <w:pStyle w:val="196"/>
      <w:lvlText w:val=""/>
      <w:lvlJc w:val="left"/>
      <w:pPr>
        <w:tabs>
          <w:tab w:val="left" w:pos="454"/>
        </w:tabs>
        <w:ind w:left="454" w:hanging="284"/>
      </w:pPr>
      <w:rPr>
        <w:rFonts w:hint="default" w:ascii="Wingdings" w:hAnsi="Wingdings"/>
        <w:color w:val="auto"/>
        <w:spacing w:val="0"/>
        <w:w w:val="100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6">
    <w:nsid w:val="28FE0D69"/>
    <w:multiLevelType w:val="multilevel"/>
    <w:tmpl w:val="28FE0D6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 w:eastAsia="微软雅黑"/>
        <w:sz w:val="36"/>
        <w:szCs w:val="36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 w:eastAsia="微软雅黑"/>
        <w:sz w:val="32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 w:ascii="Arial" w:hAnsi="Arial" w:eastAsia="微软雅黑" w:cs="Arial"/>
        <w:sz w:val="28"/>
        <w:szCs w:val="28"/>
      </w:rPr>
    </w:lvl>
    <w:lvl w:ilvl="3" w:tentative="0">
      <w:start w:val="1"/>
      <w:numFmt w:val="decimal"/>
      <w:pStyle w:val="6"/>
      <w:lvlText w:val="%1.%2.%3.%4."/>
      <w:lvlJc w:val="left"/>
      <w:pPr>
        <w:tabs>
          <w:tab w:val="left" w:pos="340"/>
        </w:tabs>
        <w:ind w:left="864" w:hanging="864"/>
      </w:pPr>
      <w:rPr>
        <w:rFonts w:hint="default" w:ascii="Arial" w:hAnsi="Arial" w:eastAsia="微软雅黑" w:cs="Arial"/>
        <w:sz w:val="24"/>
        <w:szCs w:val="24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9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10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7">
    <w:nsid w:val="2F1E5BBE"/>
    <w:multiLevelType w:val="multilevel"/>
    <w:tmpl w:val="2F1E5BBE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330012C"/>
    <w:multiLevelType w:val="multilevel"/>
    <w:tmpl w:val="3330012C"/>
    <w:lvl w:ilvl="0" w:tentative="0">
      <w:start w:val="1"/>
      <w:numFmt w:val="bullet"/>
      <w:pStyle w:val="158"/>
      <w:lvlText w:val="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-420"/>
        </w:tabs>
        <w:ind w:left="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-420"/>
        </w:tabs>
        <w:ind w:left="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-420"/>
        </w:tabs>
        <w:ind w:left="1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-420"/>
        </w:tabs>
        <w:ind w:left="1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-420"/>
        </w:tabs>
        <w:ind w:left="2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-420"/>
        </w:tabs>
        <w:ind w:left="2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-420"/>
        </w:tabs>
        <w:ind w:left="2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-420"/>
        </w:tabs>
        <w:ind w:left="3360" w:hanging="420"/>
      </w:pPr>
      <w:rPr>
        <w:rFonts w:hint="default" w:ascii="Wingdings" w:hAnsi="Wingdings"/>
      </w:rPr>
    </w:lvl>
  </w:abstractNum>
  <w:abstractNum w:abstractNumId="19">
    <w:nsid w:val="3E660B28"/>
    <w:multiLevelType w:val="multilevel"/>
    <w:tmpl w:val="3E660B2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F316DE4"/>
    <w:multiLevelType w:val="multilevel"/>
    <w:tmpl w:val="3F316DE4"/>
    <w:lvl w:ilvl="0" w:tentative="0">
      <w:start w:val="1"/>
      <w:numFmt w:val="decimal"/>
      <w:pStyle w:val="108"/>
      <w:lvlText w:val="2.1.%1"/>
      <w:lvlJc w:val="left"/>
      <w:pPr>
        <w:tabs>
          <w:tab w:val="left" w:pos="0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2.%2 "/>
      <w:lvlJc w:val="left"/>
      <w:pPr>
        <w:tabs>
          <w:tab w:val="left" w:pos="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0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0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0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0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0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0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0"/>
        </w:tabs>
        <w:ind w:left="1559" w:hanging="1559"/>
      </w:pPr>
      <w:rPr>
        <w:rFonts w:hint="eastAsia"/>
      </w:rPr>
    </w:lvl>
  </w:abstractNum>
  <w:abstractNum w:abstractNumId="21">
    <w:nsid w:val="410AE800"/>
    <w:multiLevelType w:val="multilevel"/>
    <w:tmpl w:val="410AE800"/>
    <w:lvl w:ilvl="0" w:tentative="0">
      <w:start w:val="1"/>
      <w:numFmt w:val="decimal"/>
      <w:pStyle w:val="177"/>
      <w:lvlText w:val="%1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1" w:tentative="0">
      <w:start w:val="1"/>
      <w:numFmt w:val="lowerLetter"/>
      <w:pStyle w:val="191"/>
      <w:suff w:val="nothing"/>
      <w:lvlText w:val="%2."/>
      <w:lvlJc w:val="left"/>
      <w:pPr>
        <w:tabs>
          <w:tab w:val="left" w:pos="403"/>
        </w:tabs>
        <w:ind w:left="1701" w:firstLine="0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2" w:tentative="0">
      <w:start w:val="1"/>
      <w:numFmt w:val="lowerRoman"/>
      <w:lvlText w:val="%3."/>
      <w:lvlJc w:val="left"/>
      <w:pPr>
        <w:tabs>
          <w:tab w:val="left" w:pos="2976"/>
        </w:tabs>
        <w:ind w:left="2976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3" w:tentative="0">
      <w:start w:val="1"/>
      <w:numFmt w:val="decimal"/>
      <w:lvlText w:val="%4)"/>
      <w:lvlJc w:val="left"/>
      <w:pPr>
        <w:tabs>
          <w:tab w:val="left" w:pos="3401"/>
        </w:tabs>
        <w:ind w:left="3401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4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8" w:tentative="0">
      <w:start w:val="1"/>
      <w:numFmt w:val="decimal"/>
      <w:lvlRestart w:val="0"/>
      <w:lvlText w:val="%9."/>
      <w:lvlJc w:val="left"/>
      <w:pPr>
        <w:tabs>
          <w:tab w:val="left" w:pos="284"/>
        </w:tabs>
        <w:ind w:left="284" w:hanging="284"/>
      </w:pPr>
      <w:rPr>
        <w:rFonts w:hint="eastAsia"/>
      </w:rPr>
    </w:lvl>
  </w:abstractNum>
  <w:abstractNum w:abstractNumId="22">
    <w:nsid w:val="463C3DB5"/>
    <w:multiLevelType w:val="multilevel"/>
    <w:tmpl w:val="463C3DB5"/>
    <w:lvl w:ilvl="0" w:tentative="0">
      <w:start w:val="1"/>
      <w:numFmt w:val="decimal"/>
      <w:pStyle w:val="200"/>
      <w:lvlText w:val="%1."/>
      <w:lvlJc w:val="left"/>
      <w:pPr>
        <w:tabs>
          <w:tab w:val="left" w:pos="284"/>
        </w:tabs>
        <w:ind w:left="284" w:hanging="28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>
    <w:nsid w:val="496E715F"/>
    <w:multiLevelType w:val="multilevel"/>
    <w:tmpl w:val="496E715F"/>
    <w:lvl w:ilvl="0" w:tentative="0">
      <w:start w:val="1"/>
      <w:numFmt w:val="bullet"/>
      <w:pStyle w:val="212"/>
      <w:lvlText w:val=""/>
      <w:lvlJc w:val="left"/>
      <w:pPr>
        <w:ind w:left="1113" w:hanging="111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4">
    <w:nsid w:val="5025F0A1"/>
    <w:multiLevelType w:val="singleLevel"/>
    <w:tmpl w:val="5025F0A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5">
    <w:nsid w:val="531FFF43"/>
    <w:multiLevelType w:val="multilevel"/>
    <w:tmpl w:val="531FFF43"/>
    <w:lvl w:ilvl="0" w:tentative="0">
      <w:start w:val="1"/>
      <w:numFmt w:val="bullet"/>
      <w:pStyle w:val="190"/>
      <w:lvlText w:val=""/>
      <w:lvlJc w:val="left"/>
      <w:pPr>
        <w:tabs>
          <w:tab w:val="left" w:pos="1134"/>
        </w:tabs>
        <w:ind w:left="1134" w:firstLine="0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6">
    <w:nsid w:val="7369C3C9"/>
    <w:multiLevelType w:val="multilevel"/>
    <w:tmpl w:val="7369C3C9"/>
    <w:lvl w:ilvl="0" w:tentative="0">
      <w:start w:val="1"/>
      <w:numFmt w:val="bullet"/>
      <w:pStyle w:val="164"/>
      <w:lvlText w:val="−"/>
      <w:lvlJc w:val="left"/>
      <w:pPr>
        <w:ind w:left="1250" w:hanging="42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"/>
      <w:lvlJc w:val="left"/>
      <w:pPr>
        <w:ind w:left="16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10" w:hanging="420"/>
      </w:pPr>
      <w:rPr>
        <w:rFonts w:hint="default" w:ascii="Wingdings" w:hAnsi="Wingdings"/>
      </w:rPr>
    </w:lvl>
  </w:abstractNum>
  <w:abstractNum w:abstractNumId="27">
    <w:nsid w:val="773446DA"/>
    <w:multiLevelType w:val="multilevel"/>
    <w:tmpl w:val="773446DA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6"/>
  </w:num>
  <w:num w:numId="3">
    <w:abstractNumId w:val="20"/>
  </w:num>
  <w:num w:numId="4">
    <w:abstractNumId w:val="14"/>
  </w:num>
  <w:num w:numId="5">
    <w:abstractNumId w:val="18"/>
  </w:num>
  <w:num w:numId="6">
    <w:abstractNumId w:val="26"/>
  </w:num>
  <w:num w:numId="7">
    <w:abstractNumId w:val="13"/>
  </w:num>
  <w:num w:numId="8">
    <w:abstractNumId w:val="3"/>
  </w:num>
  <w:num w:numId="9">
    <w:abstractNumId w:val="10"/>
  </w:num>
  <w:num w:numId="10">
    <w:abstractNumId w:val="5"/>
  </w:num>
  <w:num w:numId="11">
    <w:abstractNumId w:val="21"/>
  </w:num>
  <w:num w:numId="12">
    <w:abstractNumId w:val="4"/>
  </w:num>
  <w:num w:numId="13">
    <w:abstractNumId w:val="9"/>
  </w:num>
  <w:num w:numId="14">
    <w:abstractNumId w:val="25"/>
  </w:num>
  <w:num w:numId="15">
    <w:abstractNumId w:val="15"/>
  </w:num>
  <w:num w:numId="16">
    <w:abstractNumId w:val="22"/>
  </w:num>
  <w:num w:numId="17">
    <w:abstractNumId w:val="12"/>
  </w:num>
  <w:num w:numId="18">
    <w:abstractNumId w:val="7"/>
  </w:num>
  <w:num w:numId="19">
    <w:abstractNumId w:val="23"/>
  </w:num>
  <w:num w:numId="20">
    <w:abstractNumId w:val="2"/>
  </w:num>
  <w:num w:numId="21">
    <w:abstractNumId w:val="1"/>
  </w:num>
  <w:num w:numId="22">
    <w:abstractNumId w:val="24"/>
  </w:num>
  <w:num w:numId="23">
    <w:abstractNumId w:val="19"/>
  </w:num>
  <w:num w:numId="24">
    <w:abstractNumId w:val="27"/>
  </w:num>
  <w:num w:numId="25">
    <w:abstractNumId w:val="17"/>
  </w:num>
  <w:num w:numId="26">
    <w:abstractNumId w:val="0"/>
  </w:num>
  <w:num w:numId="27">
    <w:abstractNumId w:val="8"/>
  </w:num>
  <w:num w:numId="28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inhuiying">
    <w15:presenceInfo w15:providerId="None" w15:userId="linhuiying"/>
  </w15:person>
  <w15:person w15:author="zengmm">
    <w15:presenceInfo w15:providerId="None" w15:userId="zengmm"/>
  </w15:person>
  <w15:person w15:author="songkun">
    <w15:presenceInfo w15:providerId="None" w15:userId="songku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210"/>
  <w:drawingGridHorizontalSpacing w:val="120"/>
  <w:drawingGridVerticalSpacing w:val="163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0FF"/>
    <w:rsid w:val="000017E5"/>
    <w:rsid w:val="00002AE0"/>
    <w:rsid w:val="00003251"/>
    <w:rsid w:val="0000467F"/>
    <w:rsid w:val="0000531A"/>
    <w:rsid w:val="000061A5"/>
    <w:rsid w:val="0000691F"/>
    <w:rsid w:val="00006AFA"/>
    <w:rsid w:val="00006BC5"/>
    <w:rsid w:val="000077D6"/>
    <w:rsid w:val="00010476"/>
    <w:rsid w:val="000112F1"/>
    <w:rsid w:val="000158B1"/>
    <w:rsid w:val="000158CC"/>
    <w:rsid w:val="000162E3"/>
    <w:rsid w:val="00020E02"/>
    <w:rsid w:val="00021F37"/>
    <w:rsid w:val="000229DA"/>
    <w:rsid w:val="00022B12"/>
    <w:rsid w:val="00023EFE"/>
    <w:rsid w:val="00024AA8"/>
    <w:rsid w:val="00024CBC"/>
    <w:rsid w:val="00024E23"/>
    <w:rsid w:val="000275B9"/>
    <w:rsid w:val="00027A5F"/>
    <w:rsid w:val="00027AD1"/>
    <w:rsid w:val="00030361"/>
    <w:rsid w:val="000326B2"/>
    <w:rsid w:val="00033098"/>
    <w:rsid w:val="00033A77"/>
    <w:rsid w:val="00033B08"/>
    <w:rsid w:val="00033FC3"/>
    <w:rsid w:val="000344A6"/>
    <w:rsid w:val="00034E90"/>
    <w:rsid w:val="00034EE9"/>
    <w:rsid w:val="00035B25"/>
    <w:rsid w:val="000369D0"/>
    <w:rsid w:val="00040121"/>
    <w:rsid w:val="00040222"/>
    <w:rsid w:val="00040476"/>
    <w:rsid w:val="00040898"/>
    <w:rsid w:val="000417A5"/>
    <w:rsid w:val="00042D1D"/>
    <w:rsid w:val="00044A99"/>
    <w:rsid w:val="00045A77"/>
    <w:rsid w:val="00045CC0"/>
    <w:rsid w:val="00050ACA"/>
    <w:rsid w:val="00051CB2"/>
    <w:rsid w:val="00052581"/>
    <w:rsid w:val="00052BCE"/>
    <w:rsid w:val="00053B4B"/>
    <w:rsid w:val="00053E2B"/>
    <w:rsid w:val="00054134"/>
    <w:rsid w:val="00054138"/>
    <w:rsid w:val="00055F04"/>
    <w:rsid w:val="0005754C"/>
    <w:rsid w:val="00060276"/>
    <w:rsid w:val="00060915"/>
    <w:rsid w:val="0006254F"/>
    <w:rsid w:val="00064BE3"/>
    <w:rsid w:val="00066125"/>
    <w:rsid w:val="000670F5"/>
    <w:rsid w:val="000677EA"/>
    <w:rsid w:val="00070957"/>
    <w:rsid w:val="00071F30"/>
    <w:rsid w:val="000722C4"/>
    <w:rsid w:val="000729A7"/>
    <w:rsid w:val="00073CA9"/>
    <w:rsid w:val="000749E0"/>
    <w:rsid w:val="00074A67"/>
    <w:rsid w:val="000752A9"/>
    <w:rsid w:val="0007606B"/>
    <w:rsid w:val="00077AD3"/>
    <w:rsid w:val="00081EBD"/>
    <w:rsid w:val="00083708"/>
    <w:rsid w:val="00083808"/>
    <w:rsid w:val="00083C51"/>
    <w:rsid w:val="00083DD2"/>
    <w:rsid w:val="00085652"/>
    <w:rsid w:val="00087D80"/>
    <w:rsid w:val="00090373"/>
    <w:rsid w:val="00090CF6"/>
    <w:rsid w:val="0009577F"/>
    <w:rsid w:val="0009661B"/>
    <w:rsid w:val="00096FE1"/>
    <w:rsid w:val="00097D83"/>
    <w:rsid w:val="00097F36"/>
    <w:rsid w:val="000A3F53"/>
    <w:rsid w:val="000A5825"/>
    <w:rsid w:val="000A6B6D"/>
    <w:rsid w:val="000A6F01"/>
    <w:rsid w:val="000B0679"/>
    <w:rsid w:val="000B5A73"/>
    <w:rsid w:val="000B62E3"/>
    <w:rsid w:val="000B676C"/>
    <w:rsid w:val="000B70B1"/>
    <w:rsid w:val="000C01DD"/>
    <w:rsid w:val="000C08F0"/>
    <w:rsid w:val="000C0F50"/>
    <w:rsid w:val="000C4542"/>
    <w:rsid w:val="000C5CDE"/>
    <w:rsid w:val="000C6795"/>
    <w:rsid w:val="000C7AF2"/>
    <w:rsid w:val="000C7C6E"/>
    <w:rsid w:val="000D11AE"/>
    <w:rsid w:val="000D1D7F"/>
    <w:rsid w:val="000D25DB"/>
    <w:rsid w:val="000D3BF9"/>
    <w:rsid w:val="000D44AB"/>
    <w:rsid w:val="000D56DE"/>
    <w:rsid w:val="000D67C6"/>
    <w:rsid w:val="000E0546"/>
    <w:rsid w:val="000E1BA3"/>
    <w:rsid w:val="000E4091"/>
    <w:rsid w:val="000E5AC9"/>
    <w:rsid w:val="000E7CFD"/>
    <w:rsid w:val="000F149C"/>
    <w:rsid w:val="000F18B0"/>
    <w:rsid w:val="000F1B50"/>
    <w:rsid w:val="000F2371"/>
    <w:rsid w:val="000F2A60"/>
    <w:rsid w:val="000F3384"/>
    <w:rsid w:val="000F338A"/>
    <w:rsid w:val="000F33CE"/>
    <w:rsid w:val="000F3492"/>
    <w:rsid w:val="000F544C"/>
    <w:rsid w:val="000F5AD9"/>
    <w:rsid w:val="00102136"/>
    <w:rsid w:val="00102AC0"/>
    <w:rsid w:val="00104581"/>
    <w:rsid w:val="00104C0F"/>
    <w:rsid w:val="00105A30"/>
    <w:rsid w:val="0010664D"/>
    <w:rsid w:val="001075A3"/>
    <w:rsid w:val="00110546"/>
    <w:rsid w:val="00111357"/>
    <w:rsid w:val="001113AF"/>
    <w:rsid w:val="00111ED2"/>
    <w:rsid w:val="00112BA6"/>
    <w:rsid w:val="0011334B"/>
    <w:rsid w:val="001146D9"/>
    <w:rsid w:val="00114AE6"/>
    <w:rsid w:val="00115B23"/>
    <w:rsid w:val="00115DA7"/>
    <w:rsid w:val="001204F0"/>
    <w:rsid w:val="00120EF2"/>
    <w:rsid w:val="0012244F"/>
    <w:rsid w:val="00122576"/>
    <w:rsid w:val="001226C3"/>
    <w:rsid w:val="00122A15"/>
    <w:rsid w:val="0012323D"/>
    <w:rsid w:val="001245B0"/>
    <w:rsid w:val="001247FC"/>
    <w:rsid w:val="00124A21"/>
    <w:rsid w:val="00125768"/>
    <w:rsid w:val="0012591B"/>
    <w:rsid w:val="00125D6C"/>
    <w:rsid w:val="001263BA"/>
    <w:rsid w:val="0012701C"/>
    <w:rsid w:val="00130CAC"/>
    <w:rsid w:val="00131787"/>
    <w:rsid w:val="00132B82"/>
    <w:rsid w:val="00133ACF"/>
    <w:rsid w:val="00134A6F"/>
    <w:rsid w:val="001352BA"/>
    <w:rsid w:val="0014031F"/>
    <w:rsid w:val="001404D4"/>
    <w:rsid w:val="00140A50"/>
    <w:rsid w:val="00140DE0"/>
    <w:rsid w:val="001423C4"/>
    <w:rsid w:val="001446DB"/>
    <w:rsid w:val="00144BDB"/>
    <w:rsid w:val="00144CBA"/>
    <w:rsid w:val="0014553B"/>
    <w:rsid w:val="00145CC0"/>
    <w:rsid w:val="00146534"/>
    <w:rsid w:val="00146698"/>
    <w:rsid w:val="00151026"/>
    <w:rsid w:val="00151846"/>
    <w:rsid w:val="00151EC4"/>
    <w:rsid w:val="00152110"/>
    <w:rsid w:val="00155EF4"/>
    <w:rsid w:val="00157153"/>
    <w:rsid w:val="001604A4"/>
    <w:rsid w:val="00161759"/>
    <w:rsid w:val="001640F7"/>
    <w:rsid w:val="00164719"/>
    <w:rsid w:val="001648CD"/>
    <w:rsid w:val="00164988"/>
    <w:rsid w:val="001649C8"/>
    <w:rsid w:val="0016603A"/>
    <w:rsid w:val="001679EC"/>
    <w:rsid w:val="001709E3"/>
    <w:rsid w:val="001715F6"/>
    <w:rsid w:val="00172A27"/>
    <w:rsid w:val="00174135"/>
    <w:rsid w:val="00174DA5"/>
    <w:rsid w:val="00175B02"/>
    <w:rsid w:val="00175C47"/>
    <w:rsid w:val="00181CCC"/>
    <w:rsid w:val="00182705"/>
    <w:rsid w:val="00182A6C"/>
    <w:rsid w:val="001843C0"/>
    <w:rsid w:val="0018489E"/>
    <w:rsid w:val="0018570E"/>
    <w:rsid w:val="00185CEF"/>
    <w:rsid w:val="00185ECB"/>
    <w:rsid w:val="00186EE1"/>
    <w:rsid w:val="0018765B"/>
    <w:rsid w:val="00187FE8"/>
    <w:rsid w:val="001901DB"/>
    <w:rsid w:val="00191C1B"/>
    <w:rsid w:val="00192AEE"/>
    <w:rsid w:val="00193904"/>
    <w:rsid w:val="00194885"/>
    <w:rsid w:val="00195FAE"/>
    <w:rsid w:val="00196A0A"/>
    <w:rsid w:val="00196E98"/>
    <w:rsid w:val="0019764C"/>
    <w:rsid w:val="00197BC9"/>
    <w:rsid w:val="001A04F9"/>
    <w:rsid w:val="001A0CFB"/>
    <w:rsid w:val="001A1355"/>
    <w:rsid w:val="001A1773"/>
    <w:rsid w:val="001A1C65"/>
    <w:rsid w:val="001A2028"/>
    <w:rsid w:val="001A244A"/>
    <w:rsid w:val="001A33E3"/>
    <w:rsid w:val="001A428D"/>
    <w:rsid w:val="001A51CF"/>
    <w:rsid w:val="001A5FF1"/>
    <w:rsid w:val="001A6645"/>
    <w:rsid w:val="001A66D7"/>
    <w:rsid w:val="001A6720"/>
    <w:rsid w:val="001A7229"/>
    <w:rsid w:val="001B0543"/>
    <w:rsid w:val="001B1F7C"/>
    <w:rsid w:val="001B26CF"/>
    <w:rsid w:val="001B31EC"/>
    <w:rsid w:val="001B3605"/>
    <w:rsid w:val="001B3FA8"/>
    <w:rsid w:val="001B439F"/>
    <w:rsid w:val="001B456C"/>
    <w:rsid w:val="001B4D2E"/>
    <w:rsid w:val="001B51CF"/>
    <w:rsid w:val="001B5B6A"/>
    <w:rsid w:val="001C07CF"/>
    <w:rsid w:val="001C2BDE"/>
    <w:rsid w:val="001C3176"/>
    <w:rsid w:val="001C3FA4"/>
    <w:rsid w:val="001C40AD"/>
    <w:rsid w:val="001C53B9"/>
    <w:rsid w:val="001C5B56"/>
    <w:rsid w:val="001D01C6"/>
    <w:rsid w:val="001D034B"/>
    <w:rsid w:val="001D1D5A"/>
    <w:rsid w:val="001D24EE"/>
    <w:rsid w:val="001D33B2"/>
    <w:rsid w:val="001D3F46"/>
    <w:rsid w:val="001D3F80"/>
    <w:rsid w:val="001D5500"/>
    <w:rsid w:val="001D5C98"/>
    <w:rsid w:val="001D5F37"/>
    <w:rsid w:val="001D6693"/>
    <w:rsid w:val="001D6A8C"/>
    <w:rsid w:val="001E00FE"/>
    <w:rsid w:val="001E0E36"/>
    <w:rsid w:val="001E2C7B"/>
    <w:rsid w:val="001E5298"/>
    <w:rsid w:val="001E5FBA"/>
    <w:rsid w:val="001E6561"/>
    <w:rsid w:val="001F006F"/>
    <w:rsid w:val="001F20AE"/>
    <w:rsid w:val="001F2EFA"/>
    <w:rsid w:val="001F427E"/>
    <w:rsid w:val="001F6ADE"/>
    <w:rsid w:val="001F7DE4"/>
    <w:rsid w:val="002006E3"/>
    <w:rsid w:val="0020072A"/>
    <w:rsid w:val="002024EA"/>
    <w:rsid w:val="00203D4D"/>
    <w:rsid w:val="00203E2A"/>
    <w:rsid w:val="00204C1F"/>
    <w:rsid w:val="002056FB"/>
    <w:rsid w:val="00205970"/>
    <w:rsid w:val="00205E43"/>
    <w:rsid w:val="002078FC"/>
    <w:rsid w:val="0021025A"/>
    <w:rsid w:val="00210DCC"/>
    <w:rsid w:val="00212EE2"/>
    <w:rsid w:val="002133A3"/>
    <w:rsid w:val="00217710"/>
    <w:rsid w:val="00217F08"/>
    <w:rsid w:val="00221E3F"/>
    <w:rsid w:val="002236F5"/>
    <w:rsid w:val="00223C60"/>
    <w:rsid w:val="0022451B"/>
    <w:rsid w:val="00225C66"/>
    <w:rsid w:val="002274C8"/>
    <w:rsid w:val="00227BDF"/>
    <w:rsid w:val="00230B76"/>
    <w:rsid w:val="00231703"/>
    <w:rsid w:val="00231A80"/>
    <w:rsid w:val="00231E97"/>
    <w:rsid w:val="002324B6"/>
    <w:rsid w:val="00232E15"/>
    <w:rsid w:val="0023347F"/>
    <w:rsid w:val="002337FD"/>
    <w:rsid w:val="00233CCA"/>
    <w:rsid w:val="00234E2C"/>
    <w:rsid w:val="002353AC"/>
    <w:rsid w:val="00235C8D"/>
    <w:rsid w:val="0023627D"/>
    <w:rsid w:val="002401A7"/>
    <w:rsid w:val="002410D8"/>
    <w:rsid w:val="00241DBA"/>
    <w:rsid w:val="00241E88"/>
    <w:rsid w:val="00243768"/>
    <w:rsid w:val="00244C50"/>
    <w:rsid w:val="00246874"/>
    <w:rsid w:val="00247EB0"/>
    <w:rsid w:val="002503FD"/>
    <w:rsid w:val="00252FF5"/>
    <w:rsid w:val="00253ECE"/>
    <w:rsid w:val="00254304"/>
    <w:rsid w:val="0025610F"/>
    <w:rsid w:val="00256D62"/>
    <w:rsid w:val="00256ED8"/>
    <w:rsid w:val="00256FA6"/>
    <w:rsid w:val="00257114"/>
    <w:rsid w:val="0026092A"/>
    <w:rsid w:val="00260B58"/>
    <w:rsid w:val="00260C97"/>
    <w:rsid w:val="00260EE6"/>
    <w:rsid w:val="00262C2F"/>
    <w:rsid w:val="00263491"/>
    <w:rsid w:val="00263FED"/>
    <w:rsid w:val="002648D0"/>
    <w:rsid w:val="002651CB"/>
    <w:rsid w:val="00265429"/>
    <w:rsid w:val="00265601"/>
    <w:rsid w:val="00266939"/>
    <w:rsid w:val="0026774C"/>
    <w:rsid w:val="0026779C"/>
    <w:rsid w:val="00267EFA"/>
    <w:rsid w:val="00270844"/>
    <w:rsid w:val="0027106E"/>
    <w:rsid w:val="0027196F"/>
    <w:rsid w:val="002724C4"/>
    <w:rsid w:val="00272FEB"/>
    <w:rsid w:val="0027666B"/>
    <w:rsid w:val="0027701F"/>
    <w:rsid w:val="002774AE"/>
    <w:rsid w:val="0028067A"/>
    <w:rsid w:val="00280F45"/>
    <w:rsid w:val="00281F5E"/>
    <w:rsid w:val="00282288"/>
    <w:rsid w:val="002829E8"/>
    <w:rsid w:val="00283C31"/>
    <w:rsid w:val="002849F8"/>
    <w:rsid w:val="00284A0A"/>
    <w:rsid w:val="00284EA5"/>
    <w:rsid w:val="00285A40"/>
    <w:rsid w:val="0028677F"/>
    <w:rsid w:val="00286861"/>
    <w:rsid w:val="00286C6D"/>
    <w:rsid w:val="00286FB2"/>
    <w:rsid w:val="00287A08"/>
    <w:rsid w:val="00290181"/>
    <w:rsid w:val="00290909"/>
    <w:rsid w:val="00291ED6"/>
    <w:rsid w:val="00293FE4"/>
    <w:rsid w:val="00294829"/>
    <w:rsid w:val="002950A5"/>
    <w:rsid w:val="0029647F"/>
    <w:rsid w:val="002965E8"/>
    <w:rsid w:val="002A0FAE"/>
    <w:rsid w:val="002A2431"/>
    <w:rsid w:val="002A34F8"/>
    <w:rsid w:val="002A3B8A"/>
    <w:rsid w:val="002A3F23"/>
    <w:rsid w:val="002A4C38"/>
    <w:rsid w:val="002A5F30"/>
    <w:rsid w:val="002A6907"/>
    <w:rsid w:val="002A6C17"/>
    <w:rsid w:val="002A7FB5"/>
    <w:rsid w:val="002B00A3"/>
    <w:rsid w:val="002B286A"/>
    <w:rsid w:val="002B38DB"/>
    <w:rsid w:val="002B3F1E"/>
    <w:rsid w:val="002B4007"/>
    <w:rsid w:val="002B41D6"/>
    <w:rsid w:val="002B4C5B"/>
    <w:rsid w:val="002B4DD5"/>
    <w:rsid w:val="002B4E15"/>
    <w:rsid w:val="002B56D8"/>
    <w:rsid w:val="002B7D6E"/>
    <w:rsid w:val="002C01C0"/>
    <w:rsid w:val="002C078D"/>
    <w:rsid w:val="002C08BF"/>
    <w:rsid w:val="002C140A"/>
    <w:rsid w:val="002C2147"/>
    <w:rsid w:val="002C2553"/>
    <w:rsid w:val="002C3754"/>
    <w:rsid w:val="002C3ED8"/>
    <w:rsid w:val="002C3FFB"/>
    <w:rsid w:val="002C5FB4"/>
    <w:rsid w:val="002C6EE2"/>
    <w:rsid w:val="002D15D9"/>
    <w:rsid w:val="002D2002"/>
    <w:rsid w:val="002D4A98"/>
    <w:rsid w:val="002D7347"/>
    <w:rsid w:val="002D7858"/>
    <w:rsid w:val="002D7B2D"/>
    <w:rsid w:val="002D7EE2"/>
    <w:rsid w:val="002E06BD"/>
    <w:rsid w:val="002E07B3"/>
    <w:rsid w:val="002E09A2"/>
    <w:rsid w:val="002E0A6F"/>
    <w:rsid w:val="002E0E55"/>
    <w:rsid w:val="002E21AF"/>
    <w:rsid w:val="002E21EF"/>
    <w:rsid w:val="002E2A4E"/>
    <w:rsid w:val="002E53E7"/>
    <w:rsid w:val="002E6269"/>
    <w:rsid w:val="002E69C3"/>
    <w:rsid w:val="002E6F0D"/>
    <w:rsid w:val="002E7072"/>
    <w:rsid w:val="002E7B6F"/>
    <w:rsid w:val="002E7BE8"/>
    <w:rsid w:val="002F0299"/>
    <w:rsid w:val="002F0D3B"/>
    <w:rsid w:val="002F1250"/>
    <w:rsid w:val="002F220F"/>
    <w:rsid w:val="002F2AA8"/>
    <w:rsid w:val="002F4A59"/>
    <w:rsid w:val="002F6B11"/>
    <w:rsid w:val="002F721D"/>
    <w:rsid w:val="002F7E49"/>
    <w:rsid w:val="00301B0B"/>
    <w:rsid w:val="00301B33"/>
    <w:rsid w:val="00301D67"/>
    <w:rsid w:val="00302BF5"/>
    <w:rsid w:val="0030491B"/>
    <w:rsid w:val="003050E9"/>
    <w:rsid w:val="00306057"/>
    <w:rsid w:val="00306800"/>
    <w:rsid w:val="0030746D"/>
    <w:rsid w:val="00310381"/>
    <w:rsid w:val="00310C0D"/>
    <w:rsid w:val="003110F3"/>
    <w:rsid w:val="003115B7"/>
    <w:rsid w:val="00312748"/>
    <w:rsid w:val="0031362D"/>
    <w:rsid w:val="003155B3"/>
    <w:rsid w:val="00316CA7"/>
    <w:rsid w:val="00317038"/>
    <w:rsid w:val="0031786E"/>
    <w:rsid w:val="00320932"/>
    <w:rsid w:val="00320B28"/>
    <w:rsid w:val="00321611"/>
    <w:rsid w:val="003219AE"/>
    <w:rsid w:val="003232E5"/>
    <w:rsid w:val="00323449"/>
    <w:rsid w:val="00323DDB"/>
    <w:rsid w:val="00324185"/>
    <w:rsid w:val="00325702"/>
    <w:rsid w:val="00325FF7"/>
    <w:rsid w:val="003267A1"/>
    <w:rsid w:val="00326A5D"/>
    <w:rsid w:val="00327362"/>
    <w:rsid w:val="00332B52"/>
    <w:rsid w:val="00332D78"/>
    <w:rsid w:val="00333CFC"/>
    <w:rsid w:val="00333F40"/>
    <w:rsid w:val="003343CF"/>
    <w:rsid w:val="003344AF"/>
    <w:rsid w:val="00334A9C"/>
    <w:rsid w:val="003354A6"/>
    <w:rsid w:val="00337D4A"/>
    <w:rsid w:val="00337D5E"/>
    <w:rsid w:val="003404AC"/>
    <w:rsid w:val="00340767"/>
    <w:rsid w:val="00340FA7"/>
    <w:rsid w:val="003411EC"/>
    <w:rsid w:val="00341404"/>
    <w:rsid w:val="0034141C"/>
    <w:rsid w:val="00342C5C"/>
    <w:rsid w:val="0034355A"/>
    <w:rsid w:val="003439F1"/>
    <w:rsid w:val="003449F9"/>
    <w:rsid w:val="0034545A"/>
    <w:rsid w:val="00346762"/>
    <w:rsid w:val="0035044D"/>
    <w:rsid w:val="003506E1"/>
    <w:rsid w:val="00351A7F"/>
    <w:rsid w:val="00352049"/>
    <w:rsid w:val="00354BBD"/>
    <w:rsid w:val="00354E5B"/>
    <w:rsid w:val="00356E01"/>
    <w:rsid w:val="003600DA"/>
    <w:rsid w:val="00361ECD"/>
    <w:rsid w:val="003628DA"/>
    <w:rsid w:val="003632D3"/>
    <w:rsid w:val="00363D79"/>
    <w:rsid w:val="0036735B"/>
    <w:rsid w:val="00367DF2"/>
    <w:rsid w:val="00367F3E"/>
    <w:rsid w:val="00370FD3"/>
    <w:rsid w:val="0037230F"/>
    <w:rsid w:val="003725C0"/>
    <w:rsid w:val="00372FFD"/>
    <w:rsid w:val="00374D6D"/>
    <w:rsid w:val="00375C54"/>
    <w:rsid w:val="0038018B"/>
    <w:rsid w:val="003807EA"/>
    <w:rsid w:val="00381825"/>
    <w:rsid w:val="00382F4A"/>
    <w:rsid w:val="0038416E"/>
    <w:rsid w:val="003852F3"/>
    <w:rsid w:val="00385750"/>
    <w:rsid w:val="003857B8"/>
    <w:rsid w:val="00386A19"/>
    <w:rsid w:val="00386F0E"/>
    <w:rsid w:val="0039123A"/>
    <w:rsid w:val="003914E8"/>
    <w:rsid w:val="0039160E"/>
    <w:rsid w:val="0039171B"/>
    <w:rsid w:val="00391D19"/>
    <w:rsid w:val="00393DF7"/>
    <w:rsid w:val="00394693"/>
    <w:rsid w:val="003946C2"/>
    <w:rsid w:val="00396804"/>
    <w:rsid w:val="0039779F"/>
    <w:rsid w:val="003977F4"/>
    <w:rsid w:val="00397AB8"/>
    <w:rsid w:val="003A0F60"/>
    <w:rsid w:val="003A256D"/>
    <w:rsid w:val="003A298B"/>
    <w:rsid w:val="003A2E0B"/>
    <w:rsid w:val="003A3D3C"/>
    <w:rsid w:val="003A4D29"/>
    <w:rsid w:val="003A58B8"/>
    <w:rsid w:val="003A5E17"/>
    <w:rsid w:val="003A63D0"/>
    <w:rsid w:val="003A71E3"/>
    <w:rsid w:val="003A782E"/>
    <w:rsid w:val="003B162A"/>
    <w:rsid w:val="003B1DCC"/>
    <w:rsid w:val="003B360F"/>
    <w:rsid w:val="003B373E"/>
    <w:rsid w:val="003B402A"/>
    <w:rsid w:val="003B4376"/>
    <w:rsid w:val="003B6D91"/>
    <w:rsid w:val="003B7580"/>
    <w:rsid w:val="003C00C6"/>
    <w:rsid w:val="003C04BF"/>
    <w:rsid w:val="003C0944"/>
    <w:rsid w:val="003C2E3E"/>
    <w:rsid w:val="003C5478"/>
    <w:rsid w:val="003C5F00"/>
    <w:rsid w:val="003C5FE4"/>
    <w:rsid w:val="003C7E07"/>
    <w:rsid w:val="003D1EAF"/>
    <w:rsid w:val="003D256E"/>
    <w:rsid w:val="003D2715"/>
    <w:rsid w:val="003D2FD0"/>
    <w:rsid w:val="003D4F5F"/>
    <w:rsid w:val="003D6CCF"/>
    <w:rsid w:val="003D78B5"/>
    <w:rsid w:val="003E0700"/>
    <w:rsid w:val="003E0AEE"/>
    <w:rsid w:val="003E1065"/>
    <w:rsid w:val="003E1939"/>
    <w:rsid w:val="003E1A29"/>
    <w:rsid w:val="003E20EE"/>
    <w:rsid w:val="003E4EAA"/>
    <w:rsid w:val="003E6E4D"/>
    <w:rsid w:val="003E7808"/>
    <w:rsid w:val="003E7BEF"/>
    <w:rsid w:val="003E7FB2"/>
    <w:rsid w:val="003F09F8"/>
    <w:rsid w:val="003F16D3"/>
    <w:rsid w:val="003F19AD"/>
    <w:rsid w:val="003F1F8D"/>
    <w:rsid w:val="003F32F8"/>
    <w:rsid w:val="003F3A3B"/>
    <w:rsid w:val="003F3A5C"/>
    <w:rsid w:val="003F5B96"/>
    <w:rsid w:val="003F6554"/>
    <w:rsid w:val="00400032"/>
    <w:rsid w:val="0040062F"/>
    <w:rsid w:val="00400CDC"/>
    <w:rsid w:val="00401173"/>
    <w:rsid w:val="004024A7"/>
    <w:rsid w:val="00403179"/>
    <w:rsid w:val="00405894"/>
    <w:rsid w:val="00406A91"/>
    <w:rsid w:val="00406D62"/>
    <w:rsid w:val="004073B6"/>
    <w:rsid w:val="004075EC"/>
    <w:rsid w:val="0040773F"/>
    <w:rsid w:val="00410938"/>
    <w:rsid w:val="00410FBC"/>
    <w:rsid w:val="004112F2"/>
    <w:rsid w:val="004118A9"/>
    <w:rsid w:val="004124D0"/>
    <w:rsid w:val="0041276C"/>
    <w:rsid w:val="004128D8"/>
    <w:rsid w:val="00412B1F"/>
    <w:rsid w:val="00412C0B"/>
    <w:rsid w:val="0041506D"/>
    <w:rsid w:val="00415113"/>
    <w:rsid w:val="0041561C"/>
    <w:rsid w:val="00415983"/>
    <w:rsid w:val="0042043C"/>
    <w:rsid w:val="00421698"/>
    <w:rsid w:val="00421FC7"/>
    <w:rsid w:val="004227F8"/>
    <w:rsid w:val="00423F94"/>
    <w:rsid w:val="00424AC9"/>
    <w:rsid w:val="00424FFD"/>
    <w:rsid w:val="00425913"/>
    <w:rsid w:val="004308BD"/>
    <w:rsid w:val="00431DAB"/>
    <w:rsid w:val="00431F13"/>
    <w:rsid w:val="00434742"/>
    <w:rsid w:val="00435A2F"/>
    <w:rsid w:val="00436793"/>
    <w:rsid w:val="00436D09"/>
    <w:rsid w:val="0043702D"/>
    <w:rsid w:val="00437691"/>
    <w:rsid w:val="004425A4"/>
    <w:rsid w:val="004444BB"/>
    <w:rsid w:val="00445D65"/>
    <w:rsid w:val="0044693F"/>
    <w:rsid w:val="00447793"/>
    <w:rsid w:val="00451745"/>
    <w:rsid w:val="00452716"/>
    <w:rsid w:val="0045364A"/>
    <w:rsid w:val="00454D6D"/>
    <w:rsid w:val="004551BE"/>
    <w:rsid w:val="00455434"/>
    <w:rsid w:val="004567AF"/>
    <w:rsid w:val="0045760D"/>
    <w:rsid w:val="00457A51"/>
    <w:rsid w:val="00460CB3"/>
    <w:rsid w:val="00460CC7"/>
    <w:rsid w:val="004613ED"/>
    <w:rsid w:val="00461497"/>
    <w:rsid w:val="00461805"/>
    <w:rsid w:val="004630AE"/>
    <w:rsid w:val="00463DDD"/>
    <w:rsid w:val="00464115"/>
    <w:rsid w:val="0046434D"/>
    <w:rsid w:val="00464B5A"/>
    <w:rsid w:val="004662DD"/>
    <w:rsid w:val="004672CE"/>
    <w:rsid w:val="00467D61"/>
    <w:rsid w:val="0047021D"/>
    <w:rsid w:val="004718EE"/>
    <w:rsid w:val="00473416"/>
    <w:rsid w:val="004746CE"/>
    <w:rsid w:val="0047645E"/>
    <w:rsid w:val="00476938"/>
    <w:rsid w:val="00476AB6"/>
    <w:rsid w:val="004803B5"/>
    <w:rsid w:val="00481983"/>
    <w:rsid w:val="00482355"/>
    <w:rsid w:val="004824B4"/>
    <w:rsid w:val="00482EAF"/>
    <w:rsid w:val="004830CD"/>
    <w:rsid w:val="00487877"/>
    <w:rsid w:val="00487EBC"/>
    <w:rsid w:val="00490628"/>
    <w:rsid w:val="0049334A"/>
    <w:rsid w:val="00493713"/>
    <w:rsid w:val="00494826"/>
    <w:rsid w:val="00495B03"/>
    <w:rsid w:val="004A0830"/>
    <w:rsid w:val="004A1662"/>
    <w:rsid w:val="004A1D60"/>
    <w:rsid w:val="004A2005"/>
    <w:rsid w:val="004A2E6B"/>
    <w:rsid w:val="004A421C"/>
    <w:rsid w:val="004A4FF2"/>
    <w:rsid w:val="004A554E"/>
    <w:rsid w:val="004A5C9F"/>
    <w:rsid w:val="004A6649"/>
    <w:rsid w:val="004A7FC7"/>
    <w:rsid w:val="004B1B79"/>
    <w:rsid w:val="004B2839"/>
    <w:rsid w:val="004B3D41"/>
    <w:rsid w:val="004B4465"/>
    <w:rsid w:val="004B45A1"/>
    <w:rsid w:val="004B45A2"/>
    <w:rsid w:val="004B4A7B"/>
    <w:rsid w:val="004B60BD"/>
    <w:rsid w:val="004B6252"/>
    <w:rsid w:val="004B6368"/>
    <w:rsid w:val="004C0F4A"/>
    <w:rsid w:val="004C15DE"/>
    <w:rsid w:val="004C2837"/>
    <w:rsid w:val="004C2D9A"/>
    <w:rsid w:val="004C5B5B"/>
    <w:rsid w:val="004C5B80"/>
    <w:rsid w:val="004C6271"/>
    <w:rsid w:val="004C72E4"/>
    <w:rsid w:val="004C76C0"/>
    <w:rsid w:val="004D0689"/>
    <w:rsid w:val="004D0C01"/>
    <w:rsid w:val="004D2FFB"/>
    <w:rsid w:val="004D3093"/>
    <w:rsid w:val="004D46A8"/>
    <w:rsid w:val="004D51E3"/>
    <w:rsid w:val="004D5212"/>
    <w:rsid w:val="004D5F4E"/>
    <w:rsid w:val="004D6430"/>
    <w:rsid w:val="004D77B4"/>
    <w:rsid w:val="004E0133"/>
    <w:rsid w:val="004E0334"/>
    <w:rsid w:val="004E1541"/>
    <w:rsid w:val="004E2808"/>
    <w:rsid w:val="004E3EAB"/>
    <w:rsid w:val="004E5309"/>
    <w:rsid w:val="004E74FD"/>
    <w:rsid w:val="004E792D"/>
    <w:rsid w:val="004F0759"/>
    <w:rsid w:val="004F1B4F"/>
    <w:rsid w:val="004F22F0"/>
    <w:rsid w:val="004F25AD"/>
    <w:rsid w:val="004F2D1E"/>
    <w:rsid w:val="004F2E3D"/>
    <w:rsid w:val="004F3D52"/>
    <w:rsid w:val="004F4055"/>
    <w:rsid w:val="004F66B3"/>
    <w:rsid w:val="004F6B1F"/>
    <w:rsid w:val="004F719F"/>
    <w:rsid w:val="00500199"/>
    <w:rsid w:val="005002FE"/>
    <w:rsid w:val="00500715"/>
    <w:rsid w:val="005018C6"/>
    <w:rsid w:val="005027BF"/>
    <w:rsid w:val="0050391D"/>
    <w:rsid w:val="00503DB8"/>
    <w:rsid w:val="005047BA"/>
    <w:rsid w:val="00505290"/>
    <w:rsid w:val="00505AF1"/>
    <w:rsid w:val="00506641"/>
    <w:rsid w:val="00506DF4"/>
    <w:rsid w:val="005071B3"/>
    <w:rsid w:val="005077AD"/>
    <w:rsid w:val="00511A7A"/>
    <w:rsid w:val="00514F58"/>
    <w:rsid w:val="005150C8"/>
    <w:rsid w:val="0051704D"/>
    <w:rsid w:val="00520C54"/>
    <w:rsid w:val="00521C93"/>
    <w:rsid w:val="0052210E"/>
    <w:rsid w:val="00524FF0"/>
    <w:rsid w:val="00525B03"/>
    <w:rsid w:val="00530849"/>
    <w:rsid w:val="00533101"/>
    <w:rsid w:val="005338A2"/>
    <w:rsid w:val="00536F1E"/>
    <w:rsid w:val="00537399"/>
    <w:rsid w:val="00537748"/>
    <w:rsid w:val="00541535"/>
    <w:rsid w:val="00541CB2"/>
    <w:rsid w:val="005433B3"/>
    <w:rsid w:val="00544672"/>
    <w:rsid w:val="005459C6"/>
    <w:rsid w:val="0054616B"/>
    <w:rsid w:val="0054641B"/>
    <w:rsid w:val="00546515"/>
    <w:rsid w:val="00546F6D"/>
    <w:rsid w:val="00550648"/>
    <w:rsid w:val="0055081E"/>
    <w:rsid w:val="0055100C"/>
    <w:rsid w:val="00552A87"/>
    <w:rsid w:val="005531C4"/>
    <w:rsid w:val="0055496F"/>
    <w:rsid w:val="00554C05"/>
    <w:rsid w:val="005557C2"/>
    <w:rsid w:val="0055607E"/>
    <w:rsid w:val="00556C9F"/>
    <w:rsid w:val="00560055"/>
    <w:rsid w:val="00561312"/>
    <w:rsid w:val="00563261"/>
    <w:rsid w:val="00563DBC"/>
    <w:rsid w:val="005643F2"/>
    <w:rsid w:val="0056497E"/>
    <w:rsid w:val="00564F81"/>
    <w:rsid w:val="00564FBA"/>
    <w:rsid w:val="00565244"/>
    <w:rsid w:val="00566732"/>
    <w:rsid w:val="00567C9C"/>
    <w:rsid w:val="00570457"/>
    <w:rsid w:val="005714E5"/>
    <w:rsid w:val="00571E47"/>
    <w:rsid w:val="0057293F"/>
    <w:rsid w:val="00573F80"/>
    <w:rsid w:val="00575ED9"/>
    <w:rsid w:val="00576BC3"/>
    <w:rsid w:val="005814F1"/>
    <w:rsid w:val="00582E13"/>
    <w:rsid w:val="00583C9A"/>
    <w:rsid w:val="00584D0D"/>
    <w:rsid w:val="005855A5"/>
    <w:rsid w:val="00586D75"/>
    <w:rsid w:val="00587D95"/>
    <w:rsid w:val="005901E8"/>
    <w:rsid w:val="00590CA1"/>
    <w:rsid w:val="0059507F"/>
    <w:rsid w:val="00595829"/>
    <w:rsid w:val="00596156"/>
    <w:rsid w:val="00597324"/>
    <w:rsid w:val="005B0840"/>
    <w:rsid w:val="005B0993"/>
    <w:rsid w:val="005B0CE5"/>
    <w:rsid w:val="005B1EAA"/>
    <w:rsid w:val="005B29A8"/>
    <w:rsid w:val="005B3287"/>
    <w:rsid w:val="005B39F9"/>
    <w:rsid w:val="005B49D1"/>
    <w:rsid w:val="005B4CE4"/>
    <w:rsid w:val="005B56CB"/>
    <w:rsid w:val="005B6E6A"/>
    <w:rsid w:val="005B7C63"/>
    <w:rsid w:val="005C0EC1"/>
    <w:rsid w:val="005C13FA"/>
    <w:rsid w:val="005C262A"/>
    <w:rsid w:val="005C2A62"/>
    <w:rsid w:val="005C2CC4"/>
    <w:rsid w:val="005C508D"/>
    <w:rsid w:val="005C61AD"/>
    <w:rsid w:val="005C64A0"/>
    <w:rsid w:val="005C70DD"/>
    <w:rsid w:val="005C7D0E"/>
    <w:rsid w:val="005C7D99"/>
    <w:rsid w:val="005D07CA"/>
    <w:rsid w:val="005D1D5E"/>
    <w:rsid w:val="005D1DDF"/>
    <w:rsid w:val="005D1E5E"/>
    <w:rsid w:val="005D34CF"/>
    <w:rsid w:val="005D3D30"/>
    <w:rsid w:val="005D52BD"/>
    <w:rsid w:val="005D77EE"/>
    <w:rsid w:val="005D7F3D"/>
    <w:rsid w:val="005E1350"/>
    <w:rsid w:val="005E163C"/>
    <w:rsid w:val="005E1FC1"/>
    <w:rsid w:val="005E3775"/>
    <w:rsid w:val="005E3B3B"/>
    <w:rsid w:val="005E550A"/>
    <w:rsid w:val="005E59A1"/>
    <w:rsid w:val="005E5EC5"/>
    <w:rsid w:val="005E6237"/>
    <w:rsid w:val="005E6331"/>
    <w:rsid w:val="005E6D03"/>
    <w:rsid w:val="005E6DE3"/>
    <w:rsid w:val="005E7022"/>
    <w:rsid w:val="005E70AF"/>
    <w:rsid w:val="005E7F3D"/>
    <w:rsid w:val="005F095D"/>
    <w:rsid w:val="005F203B"/>
    <w:rsid w:val="005F2503"/>
    <w:rsid w:val="005F25E0"/>
    <w:rsid w:val="005F2738"/>
    <w:rsid w:val="005F28AB"/>
    <w:rsid w:val="005F2A2C"/>
    <w:rsid w:val="005F2AD9"/>
    <w:rsid w:val="005F5176"/>
    <w:rsid w:val="005F68F6"/>
    <w:rsid w:val="0060065F"/>
    <w:rsid w:val="00600D96"/>
    <w:rsid w:val="0060364E"/>
    <w:rsid w:val="00604396"/>
    <w:rsid w:val="0060462A"/>
    <w:rsid w:val="006057D6"/>
    <w:rsid w:val="006065BD"/>
    <w:rsid w:val="00606724"/>
    <w:rsid w:val="006071FC"/>
    <w:rsid w:val="0060774C"/>
    <w:rsid w:val="006108C6"/>
    <w:rsid w:val="0061091F"/>
    <w:rsid w:val="00610A45"/>
    <w:rsid w:val="00610DE8"/>
    <w:rsid w:val="00612492"/>
    <w:rsid w:val="006129E1"/>
    <w:rsid w:val="00613342"/>
    <w:rsid w:val="006134BB"/>
    <w:rsid w:val="00613D88"/>
    <w:rsid w:val="0061507D"/>
    <w:rsid w:val="00615528"/>
    <w:rsid w:val="0061557C"/>
    <w:rsid w:val="00617B4E"/>
    <w:rsid w:val="00617BBD"/>
    <w:rsid w:val="0062004F"/>
    <w:rsid w:val="006208C3"/>
    <w:rsid w:val="00620DB4"/>
    <w:rsid w:val="0062223C"/>
    <w:rsid w:val="00622434"/>
    <w:rsid w:val="00622E37"/>
    <w:rsid w:val="0062451A"/>
    <w:rsid w:val="00624D52"/>
    <w:rsid w:val="006261BF"/>
    <w:rsid w:val="00626574"/>
    <w:rsid w:val="00626684"/>
    <w:rsid w:val="006266B3"/>
    <w:rsid w:val="0062675E"/>
    <w:rsid w:val="006269C4"/>
    <w:rsid w:val="00627BB7"/>
    <w:rsid w:val="00630524"/>
    <w:rsid w:val="00630611"/>
    <w:rsid w:val="006307E7"/>
    <w:rsid w:val="00630CB4"/>
    <w:rsid w:val="006317FC"/>
    <w:rsid w:val="00633C16"/>
    <w:rsid w:val="006349CA"/>
    <w:rsid w:val="00634CFC"/>
    <w:rsid w:val="0063513F"/>
    <w:rsid w:val="00635FD6"/>
    <w:rsid w:val="006419B2"/>
    <w:rsid w:val="006439D7"/>
    <w:rsid w:val="006440D1"/>
    <w:rsid w:val="006442EB"/>
    <w:rsid w:val="00645F61"/>
    <w:rsid w:val="00647256"/>
    <w:rsid w:val="00647FD6"/>
    <w:rsid w:val="00652892"/>
    <w:rsid w:val="006553C5"/>
    <w:rsid w:val="00655925"/>
    <w:rsid w:val="006559B2"/>
    <w:rsid w:val="006574C1"/>
    <w:rsid w:val="00657A5B"/>
    <w:rsid w:val="00661399"/>
    <w:rsid w:val="0066166E"/>
    <w:rsid w:val="00663D35"/>
    <w:rsid w:val="00664EC7"/>
    <w:rsid w:val="00665FD4"/>
    <w:rsid w:val="00666BA4"/>
    <w:rsid w:val="00670497"/>
    <w:rsid w:val="00672D4E"/>
    <w:rsid w:val="00672D5F"/>
    <w:rsid w:val="00673091"/>
    <w:rsid w:val="006730E7"/>
    <w:rsid w:val="006732A4"/>
    <w:rsid w:val="006739AB"/>
    <w:rsid w:val="00673C8B"/>
    <w:rsid w:val="0067409C"/>
    <w:rsid w:val="006749E0"/>
    <w:rsid w:val="00675754"/>
    <w:rsid w:val="0067603F"/>
    <w:rsid w:val="0067627F"/>
    <w:rsid w:val="00676BF7"/>
    <w:rsid w:val="00677367"/>
    <w:rsid w:val="006777D0"/>
    <w:rsid w:val="00677B67"/>
    <w:rsid w:val="006804D1"/>
    <w:rsid w:val="00681952"/>
    <w:rsid w:val="0068215B"/>
    <w:rsid w:val="00682F31"/>
    <w:rsid w:val="00683964"/>
    <w:rsid w:val="006841B4"/>
    <w:rsid w:val="006841DF"/>
    <w:rsid w:val="00684BD8"/>
    <w:rsid w:val="00686316"/>
    <w:rsid w:val="00686B36"/>
    <w:rsid w:val="00687106"/>
    <w:rsid w:val="00690A12"/>
    <w:rsid w:val="006914D0"/>
    <w:rsid w:val="0069608C"/>
    <w:rsid w:val="00696C03"/>
    <w:rsid w:val="006A0C2D"/>
    <w:rsid w:val="006A13E1"/>
    <w:rsid w:val="006A1427"/>
    <w:rsid w:val="006A16E4"/>
    <w:rsid w:val="006A17B6"/>
    <w:rsid w:val="006A2FF6"/>
    <w:rsid w:val="006A3356"/>
    <w:rsid w:val="006A35C2"/>
    <w:rsid w:val="006A6267"/>
    <w:rsid w:val="006A66DF"/>
    <w:rsid w:val="006B2B01"/>
    <w:rsid w:val="006B5A81"/>
    <w:rsid w:val="006B6004"/>
    <w:rsid w:val="006B70B9"/>
    <w:rsid w:val="006B7BDE"/>
    <w:rsid w:val="006B7EE8"/>
    <w:rsid w:val="006C03CE"/>
    <w:rsid w:val="006C0D38"/>
    <w:rsid w:val="006C12C0"/>
    <w:rsid w:val="006C23D1"/>
    <w:rsid w:val="006C2C41"/>
    <w:rsid w:val="006C38BD"/>
    <w:rsid w:val="006C4151"/>
    <w:rsid w:val="006C4709"/>
    <w:rsid w:val="006C4F35"/>
    <w:rsid w:val="006C701E"/>
    <w:rsid w:val="006D3BFF"/>
    <w:rsid w:val="006D3FE9"/>
    <w:rsid w:val="006D4876"/>
    <w:rsid w:val="006D4F55"/>
    <w:rsid w:val="006D5BA6"/>
    <w:rsid w:val="006D7ACE"/>
    <w:rsid w:val="006E2D8A"/>
    <w:rsid w:val="006E2D91"/>
    <w:rsid w:val="006F0AA8"/>
    <w:rsid w:val="006F0FF4"/>
    <w:rsid w:val="006F1D4C"/>
    <w:rsid w:val="006F2267"/>
    <w:rsid w:val="006F2B3A"/>
    <w:rsid w:val="006F3292"/>
    <w:rsid w:val="006F3F19"/>
    <w:rsid w:val="006F416E"/>
    <w:rsid w:val="006F5252"/>
    <w:rsid w:val="006F5621"/>
    <w:rsid w:val="00701B19"/>
    <w:rsid w:val="00701CDA"/>
    <w:rsid w:val="00701FCD"/>
    <w:rsid w:val="00703B3D"/>
    <w:rsid w:val="00703D7F"/>
    <w:rsid w:val="00704659"/>
    <w:rsid w:val="0070523A"/>
    <w:rsid w:val="00705D11"/>
    <w:rsid w:val="0071187A"/>
    <w:rsid w:val="00711EE4"/>
    <w:rsid w:val="007121AB"/>
    <w:rsid w:val="0071266C"/>
    <w:rsid w:val="007129EB"/>
    <w:rsid w:val="00712ACE"/>
    <w:rsid w:val="00712F9A"/>
    <w:rsid w:val="00714F10"/>
    <w:rsid w:val="007165D7"/>
    <w:rsid w:val="00716B5A"/>
    <w:rsid w:val="00717CC4"/>
    <w:rsid w:val="00717DB7"/>
    <w:rsid w:val="00720977"/>
    <w:rsid w:val="007209E4"/>
    <w:rsid w:val="0072201D"/>
    <w:rsid w:val="00722D8E"/>
    <w:rsid w:val="0072410B"/>
    <w:rsid w:val="00724ECD"/>
    <w:rsid w:val="0072545E"/>
    <w:rsid w:val="00726069"/>
    <w:rsid w:val="00726760"/>
    <w:rsid w:val="0072799E"/>
    <w:rsid w:val="00733AFA"/>
    <w:rsid w:val="00734230"/>
    <w:rsid w:val="007345FD"/>
    <w:rsid w:val="00734BEB"/>
    <w:rsid w:val="007351F2"/>
    <w:rsid w:val="0073631C"/>
    <w:rsid w:val="007364EC"/>
    <w:rsid w:val="00736D67"/>
    <w:rsid w:val="00737703"/>
    <w:rsid w:val="007377FC"/>
    <w:rsid w:val="00737B4D"/>
    <w:rsid w:val="007414BA"/>
    <w:rsid w:val="00741AB6"/>
    <w:rsid w:val="007424F2"/>
    <w:rsid w:val="00742FAB"/>
    <w:rsid w:val="0074374F"/>
    <w:rsid w:val="00746ADE"/>
    <w:rsid w:val="007470C6"/>
    <w:rsid w:val="007473D2"/>
    <w:rsid w:val="0075015A"/>
    <w:rsid w:val="0075075F"/>
    <w:rsid w:val="007526A1"/>
    <w:rsid w:val="0075341A"/>
    <w:rsid w:val="0075620B"/>
    <w:rsid w:val="00757D74"/>
    <w:rsid w:val="0076045C"/>
    <w:rsid w:val="00762AFD"/>
    <w:rsid w:val="00764A8A"/>
    <w:rsid w:val="00765E66"/>
    <w:rsid w:val="00766319"/>
    <w:rsid w:val="00766AA2"/>
    <w:rsid w:val="00766BD2"/>
    <w:rsid w:val="0076734D"/>
    <w:rsid w:val="00767A99"/>
    <w:rsid w:val="00767FF7"/>
    <w:rsid w:val="0077010B"/>
    <w:rsid w:val="00772EB4"/>
    <w:rsid w:val="0077360B"/>
    <w:rsid w:val="00773E4C"/>
    <w:rsid w:val="0077489F"/>
    <w:rsid w:val="00781156"/>
    <w:rsid w:val="00781E6D"/>
    <w:rsid w:val="00782C2B"/>
    <w:rsid w:val="00783D68"/>
    <w:rsid w:val="00783F7B"/>
    <w:rsid w:val="007848BB"/>
    <w:rsid w:val="00785BB3"/>
    <w:rsid w:val="00786360"/>
    <w:rsid w:val="007877F6"/>
    <w:rsid w:val="00787DBD"/>
    <w:rsid w:val="00791726"/>
    <w:rsid w:val="007920A5"/>
    <w:rsid w:val="00793B76"/>
    <w:rsid w:val="007941EC"/>
    <w:rsid w:val="00795F15"/>
    <w:rsid w:val="00797CA9"/>
    <w:rsid w:val="007A1349"/>
    <w:rsid w:val="007A1AC5"/>
    <w:rsid w:val="007A2CC0"/>
    <w:rsid w:val="007A3B9C"/>
    <w:rsid w:val="007A4D5E"/>
    <w:rsid w:val="007A4EF7"/>
    <w:rsid w:val="007A5E70"/>
    <w:rsid w:val="007A7623"/>
    <w:rsid w:val="007B1130"/>
    <w:rsid w:val="007B1872"/>
    <w:rsid w:val="007B2D33"/>
    <w:rsid w:val="007B331C"/>
    <w:rsid w:val="007B628E"/>
    <w:rsid w:val="007B6440"/>
    <w:rsid w:val="007B743C"/>
    <w:rsid w:val="007B78D9"/>
    <w:rsid w:val="007C07C7"/>
    <w:rsid w:val="007C0AFC"/>
    <w:rsid w:val="007C16D0"/>
    <w:rsid w:val="007C3454"/>
    <w:rsid w:val="007C3529"/>
    <w:rsid w:val="007C3722"/>
    <w:rsid w:val="007C3728"/>
    <w:rsid w:val="007C3C1F"/>
    <w:rsid w:val="007C5D9B"/>
    <w:rsid w:val="007C65E8"/>
    <w:rsid w:val="007C6D05"/>
    <w:rsid w:val="007D1B3B"/>
    <w:rsid w:val="007D259C"/>
    <w:rsid w:val="007D2752"/>
    <w:rsid w:val="007D3C3C"/>
    <w:rsid w:val="007D43B3"/>
    <w:rsid w:val="007D4649"/>
    <w:rsid w:val="007D5418"/>
    <w:rsid w:val="007D6132"/>
    <w:rsid w:val="007D6F37"/>
    <w:rsid w:val="007D74A4"/>
    <w:rsid w:val="007D7804"/>
    <w:rsid w:val="007E0694"/>
    <w:rsid w:val="007E153F"/>
    <w:rsid w:val="007E2882"/>
    <w:rsid w:val="007E2CD6"/>
    <w:rsid w:val="007E37B4"/>
    <w:rsid w:val="007E5AD4"/>
    <w:rsid w:val="007E6886"/>
    <w:rsid w:val="007E72EB"/>
    <w:rsid w:val="007F0422"/>
    <w:rsid w:val="007F2E5D"/>
    <w:rsid w:val="007F485F"/>
    <w:rsid w:val="007F4EF6"/>
    <w:rsid w:val="007F5CD7"/>
    <w:rsid w:val="00802518"/>
    <w:rsid w:val="00803435"/>
    <w:rsid w:val="008035DC"/>
    <w:rsid w:val="00803817"/>
    <w:rsid w:val="00804A5D"/>
    <w:rsid w:val="00804E51"/>
    <w:rsid w:val="00806290"/>
    <w:rsid w:val="0080690E"/>
    <w:rsid w:val="0081018D"/>
    <w:rsid w:val="008106E3"/>
    <w:rsid w:val="00811134"/>
    <w:rsid w:val="00814767"/>
    <w:rsid w:val="00814A97"/>
    <w:rsid w:val="008154FB"/>
    <w:rsid w:val="0081554A"/>
    <w:rsid w:val="00815CF8"/>
    <w:rsid w:val="008205DE"/>
    <w:rsid w:val="00822772"/>
    <w:rsid w:val="0082383A"/>
    <w:rsid w:val="00825CEC"/>
    <w:rsid w:val="00825E96"/>
    <w:rsid w:val="00826A0F"/>
    <w:rsid w:val="008275ED"/>
    <w:rsid w:val="008276ED"/>
    <w:rsid w:val="008302F2"/>
    <w:rsid w:val="00831A8F"/>
    <w:rsid w:val="00832127"/>
    <w:rsid w:val="0083472B"/>
    <w:rsid w:val="00834734"/>
    <w:rsid w:val="00834FC9"/>
    <w:rsid w:val="008363AB"/>
    <w:rsid w:val="008365CC"/>
    <w:rsid w:val="008367E0"/>
    <w:rsid w:val="008401BB"/>
    <w:rsid w:val="008402D1"/>
    <w:rsid w:val="00842299"/>
    <w:rsid w:val="00844FB1"/>
    <w:rsid w:val="00846088"/>
    <w:rsid w:val="00847A84"/>
    <w:rsid w:val="00852C09"/>
    <w:rsid w:val="00853280"/>
    <w:rsid w:val="008540C9"/>
    <w:rsid w:val="00855B5B"/>
    <w:rsid w:val="008560BB"/>
    <w:rsid w:val="00856365"/>
    <w:rsid w:val="0085681A"/>
    <w:rsid w:val="00856D57"/>
    <w:rsid w:val="00857789"/>
    <w:rsid w:val="00857B1E"/>
    <w:rsid w:val="00857C92"/>
    <w:rsid w:val="008614B1"/>
    <w:rsid w:val="008616E5"/>
    <w:rsid w:val="00863E1B"/>
    <w:rsid w:val="00865309"/>
    <w:rsid w:val="00866BCD"/>
    <w:rsid w:val="008671D7"/>
    <w:rsid w:val="00867212"/>
    <w:rsid w:val="008712A4"/>
    <w:rsid w:val="00871F69"/>
    <w:rsid w:val="008720E4"/>
    <w:rsid w:val="00872848"/>
    <w:rsid w:val="00873866"/>
    <w:rsid w:val="00875519"/>
    <w:rsid w:val="00875BEC"/>
    <w:rsid w:val="008768E6"/>
    <w:rsid w:val="00880555"/>
    <w:rsid w:val="00880F5F"/>
    <w:rsid w:val="00880F6A"/>
    <w:rsid w:val="00881525"/>
    <w:rsid w:val="00881D45"/>
    <w:rsid w:val="008820E3"/>
    <w:rsid w:val="00882F66"/>
    <w:rsid w:val="00883763"/>
    <w:rsid w:val="00884067"/>
    <w:rsid w:val="008842FF"/>
    <w:rsid w:val="00885322"/>
    <w:rsid w:val="00885F84"/>
    <w:rsid w:val="00890CB2"/>
    <w:rsid w:val="00890F03"/>
    <w:rsid w:val="00892055"/>
    <w:rsid w:val="00892940"/>
    <w:rsid w:val="00892B55"/>
    <w:rsid w:val="008947C7"/>
    <w:rsid w:val="008951E0"/>
    <w:rsid w:val="00895285"/>
    <w:rsid w:val="00897212"/>
    <w:rsid w:val="00897EF4"/>
    <w:rsid w:val="008A029A"/>
    <w:rsid w:val="008A065B"/>
    <w:rsid w:val="008A2828"/>
    <w:rsid w:val="008A2882"/>
    <w:rsid w:val="008A5D9D"/>
    <w:rsid w:val="008A5E9A"/>
    <w:rsid w:val="008A71BE"/>
    <w:rsid w:val="008B02F9"/>
    <w:rsid w:val="008B0546"/>
    <w:rsid w:val="008B1A98"/>
    <w:rsid w:val="008B2E43"/>
    <w:rsid w:val="008B37AA"/>
    <w:rsid w:val="008B4C72"/>
    <w:rsid w:val="008B5726"/>
    <w:rsid w:val="008B6FEB"/>
    <w:rsid w:val="008B77BE"/>
    <w:rsid w:val="008C109A"/>
    <w:rsid w:val="008C1144"/>
    <w:rsid w:val="008C2A8F"/>
    <w:rsid w:val="008C46FE"/>
    <w:rsid w:val="008C662B"/>
    <w:rsid w:val="008C7004"/>
    <w:rsid w:val="008C7E49"/>
    <w:rsid w:val="008D0208"/>
    <w:rsid w:val="008D139C"/>
    <w:rsid w:val="008D3BA8"/>
    <w:rsid w:val="008D3EB0"/>
    <w:rsid w:val="008D405A"/>
    <w:rsid w:val="008D50B9"/>
    <w:rsid w:val="008D5169"/>
    <w:rsid w:val="008D51C9"/>
    <w:rsid w:val="008E02AE"/>
    <w:rsid w:val="008E15DD"/>
    <w:rsid w:val="008E4876"/>
    <w:rsid w:val="008E65AA"/>
    <w:rsid w:val="008E69EF"/>
    <w:rsid w:val="008E7865"/>
    <w:rsid w:val="008E7DEA"/>
    <w:rsid w:val="008F0138"/>
    <w:rsid w:val="008F317C"/>
    <w:rsid w:val="008F321C"/>
    <w:rsid w:val="008F3734"/>
    <w:rsid w:val="008F5E09"/>
    <w:rsid w:val="008F741E"/>
    <w:rsid w:val="009004CB"/>
    <w:rsid w:val="00900921"/>
    <w:rsid w:val="00904005"/>
    <w:rsid w:val="00904D01"/>
    <w:rsid w:val="009065C8"/>
    <w:rsid w:val="00907D00"/>
    <w:rsid w:val="009111FF"/>
    <w:rsid w:val="00913768"/>
    <w:rsid w:val="00914F02"/>
    <w:rsid w:val="00915867"/>
    <w:rsid w:val="009160A0"/>
    <w:rsid w:val="00916EA0"/>
    <w:rsid w:val="00920519"/>
    <w:rsid w:val="0092071D"/>
    <w:rsid w:val="00921023"/>
    <w:rsid w:val="0092147E"/>
    <w:rsid w:val="00922D1A"/>
    <w:rsid w:val="0092365F"/>
    <w:rsid w:val="009237BB"/>
    <w:rsid w:val="00924B01"/>
    <w:rsid w:val="00924CFE"/>
    <w:rsid w:val="00924EE3"/>
    <w:rsid w:val="00925379"/>
    <w:rsid w:val="009255AE"/>
    <w:rsid w:val="009268E5"/>
    <w:rsid w:val="00930356"/>
    <w:rsid w:val="0093104E"/>
    <w:rsid w:val="0093106D"/>
    <w:rsid w:val="009320BC"/>
    <w:rsid w:val="009338E7"/>
    <w:rsid w:val="00934F4F"/>
    <w:rsid w:val="0094030C"/>
    <w:rsid w:val="00940777"/>
    <w:rsid w:val="0094147B"/>
    <w:rsid w:val="00941A8F"/>
    <w:rsid w:val="00942344"/>
    <w:rsid w:val="009423A9"/>
    <w:rsid w:val="0094329B"/>
    <w:rsid w:val="00943BC7"/>
    <w:rsid w:val="00944535"/>
    <w:rsid w:val="009462E0"/>
    <w:rsid w:val="009468C0"/>
    <w:rsid w:val="00947B49"/>
    <w:rsid w:val="009500D1"/>
    <w:rsid w:val="009510E6"/>
    <w:rsid w:val="00951EFD"/>
    <w:rsid w:val="00952914"/>
    <w:rsid w:val="00952C19"/>
    <w:rsid w:val="00953D72"/>
    <w:rsid w:val="0095459F"/>
    <w:rsid w:val="0095460B"/>
    <w:rsid w:val="00955920"/>
    <w:rsid w:val="0095649E"/>
    <w:rsid w:val="00957F34"/>
    <w:rsid w:val="00960D8F"/>
    <w:rsid w:val="00960F33"/>
    <w:rsid w:val="00961914"/>
    <w:rsid w:val="009642B1"/>
    <w:rsid w:val="009648F8"/>
    <w:rsid w:val="00964F53"/>
    <w:rsid w:val="009677A5"/>
    <w:rsid w:val="00970C10"/>
    <w:rsid w:val="00976AC5"/>
    <w:rsid w:val="00980482"/>
    <w:rsid w:val="0098058D"/>
    <w:rsid w:val="00980E24"/>
    <w:rsid w:val="009820D5"/>
    <w:rsid w:val="009838DB"/>
    <w:rsid w:val="00983F0E"/>
    <w:rsid w:val="00984BF8"/>
    <w:rsid w:val="009851E7"/>
    <w:rsid w:val="00990E30"/>
    <w:rsid w:val="00991184"/>
    <w:rsid w:val="00991755"/>
    <w:rsid w:val="00992029"/>
    <w:rsid w:val="00992B4C"/>
    <w:rsid w:val="00992C57"/>
    <w:rsid w:val="00993C26"/>
    <w:rsid w:val="0099491B"/>
    <w:rsid w:val="0099683F"/>
    <w:rsid w:val="00996DF1"/>
    <w:rsid w:val="00997541"/>
    <w:rsid w:val="00997DF9"/>
    <w:rsid w:val="009A05DD"/>
    <w:rsid w:val="009A3C79"/>
    <w:rsid w:val="009A487A"/>
    <w:rsid w:val="009A5E4E"/>
    <w:rsid w:val="009A6891"/>
    <w:rsid w:val="009A6923"/>
    <w:rsid w:val="009A6F79"/>
    <w:rsid w:val="009A7A14"/>
    <w:rsid w:val="009B117B"/>
    <w:rsid w:val="009B15EA"/>
    <w:rsid w:val="009B3083"/>
    <w:rsid w:val="009B5846"/>
    <w:rsid w:val="009B5C09"/>
    <w:rsid w:val="009B71EE"/>
    <w:rsid w:val="009B7AFC"/>
    <w:rsid w:val="009B7D94"/>
    <w:rsid w:val="009C0526"/>
    <w:rsid w:val="009C06E4"/>
    <w:rsid w:val="009C1D50"/>
    <w:rsid w:val="009C2866"/>
    <w:rsid w:val="009C2BDA"/>
    <w:rsid w:val="009C337B"/>
    <w:rsid w:val="009C3F3B"/>
    <w:rsid w:val="009C409E"/>
    <w:rsid w:val="009C44AC"/>
    <w:rsid w:val="009C45CB"/>
    <w:rsid w:val="009C4854"/>
    <w:rsid w:val="009C4B16"/>
    <w:rsid w:val="009C58EE"/>
    <w:rsid w:val="009C6A4F"/>
    <w:rsid w:val="009C72F3"/>
    <w:rsid w:val="009C76BC"/>
    <w:rsid w:val="009C7BC0"/>
    <w:rsid w:val="009C7E8D"/>
    <w:rsid w:val="009D0559"/>
    <w:rsid w:val="009D3F93"/>
    <w:rsid w:val="009D4E51"/>
    <w:rsid w:val="009D6035"/>
    <w:rsid w:val="009D7758"/>
    <w:rsid w:val="009D7EDF"/>
    <w:rsid w:val="009E19A1"/>
    <w:rsid w:val="009E4305"/>
    <w:rsid w:val="009E65DA"/>
    <w:rsid w:val="009E7C64"/>
    <w:rsid w:val="009E7EB4"/>
    <w:rsid w:val="009F00A3"/>
    <w:rsid w:val="009F01E7"/>
    <w:rsid w:val="009F0458"/>
    <w:rsid w:val="009F20A4"/>
    <w:rsid w:val="009F22BC"/>
    <w:rsid w:val="009F2911"/>
    <w:rsid w:val="009F57E6"/>
    <w:rsid w:val="009F7830"/>
    <w:rsid w:val="00A020E4"/>
    <w:rsid w:val="00A0211A"/>
    <w:rsid w:val="00A026C6"/>
    <w:rsid w:val="00A02904"/>
    <w:rsid w:val="00A02C05"/>
    <w:rsid w:val="00A02C88"/>
    <w:rsid w:val="00A03294"/>
    <w:rsid w:val="00A03E67"/>
    <w:rsid w:val="00A04119"/>
    <w:rsid w:val="00A0458F"/>
    <w:rsid w:val="00A05569"/>
    <w:rsid w:val="00A06072"/>
    <w:rsid w:val="00A06771"/>
    <w:rsid w:val="00A07F2A"/>
    <w:rsid w:val="00A07F51"/>
    <w:rsid w:val="00A100BE"/>
    <w:rsid w:val="00A10B2F"/>
    <w:rsid w:val="00A10E3D"/>
    <w:rsid w:val="00A11001"/>
    <w:rsid w:val="00A11C32"/>
    <w:rsid w:val="00A11E0A"/>
    <w:rsid w:val="00A126F7"/>
    <w:rsid w:val="00A132BC"/>
    <w:rsid w:val="00A1448B"/>
    <w:rsid w:val="00A14FF9"/>
    <w:rsid w:val="00A15F56"/>
    <w:rsid w:val="00A170AD"/>
    <w:rsid w:val="00A20E48"/>
    <w:rsid w:val="00A23465"/>
    <w:rsid w:val="00A234A6"/>
    <w:rsid w:val="00A235A4"/>
    <w:rsid w:val="00A2403B"/>
    <w:rsid w:val="00A24EA4"/>
    <w:rsid w:val="00A2526A"/>
    <w:rsid w:val="00A260A4"/>
    <w:rsid w:val="00A307AA"/>
    <w:rsid w:val="00A318EE"/>
    <w:rsid w:val="00A31BEA"/>
    <w:rsid w:val="00A322F6"/>
    <w:rsid w:val="00A32461"/>
    <w:rsid w:val="00A32D2C"/>
    <w:rsid w:val="00A33008"/>
    <w:rsid w:val="00A3301F"/>
    <w:rsid w:val="00A33C5B"/>
    <w:rsid w:val="00A349A3"/>
    <w:rsid w:val="00A35147"/>
    <w:rsid w:val="00A35ACE"/>
    <w:rsid w:val="00A36556"/>
    <w:rsid w:val="00A368BC"/>
    <w:rsid w:val="00A36DF9"/>
    <w:rsid w:val="00A370A3"/>
    <w:rsid w:val="00A370EC"/>
    <w:rsid w:val="00A410BA"/>
    <w:rsid w:val="00A41D4A"/>
    <w:rsid w:val="00A434FB"/>
    <w:rsid w:val="00A4431E"/>
    <w:rsid w:val="00A44442"/>
    <w:rsid w:val="00A44A40"/>
    <w:rsid w:val="00A44D2E"/>
    <w:rsid w:val="00A46155"/>
    <w:rsid w:val="00A46374"/>
    <w:rsid w:val="00A46EDF"/>
    <w:rsid w:val="00A46EE6"/>
    <w:rsid w:val="00A4794F"/>
    <w:rsid w:val="00A47B23"/>
    <w:rsid w:val="00A47C4E"/>
    <w:rsid w:val="00A47E93"/>
    <w:rsid w:val="00A5149F"/>
    <w:rsid w:val="00A51936"/>
    <w:rsid w:val="00A52A7C"/>
    <w:rsid w:val="00A53262"/>
    <w:rsid w:val="00A5333A"/>
    <w:rsid w:val="00A53DD6"/>
    <w:rsid w:val="00A543D4"/>
    <w:rsid w:val="00A54905"/>
    <w:rsid w:val="00A55C72"/>
    <w:rsid w:val="00A55F0F"/>
    <w:rsid w:val="00A56EC4"/>
    <w:rsid w:val="00A574D0"/>
    <w:rsid w:val="00A62623"/>
    <w:rsid w:val="00A6370E"/>
    <w:rsid w:val="00A651E1"/>
    <w:rsid w:val="00A653A4"/>
    <w:rsid w:val="00A66DEA"/>
    <w:rsid w:val="00A674B3"/>
    <w:rsid w:val="00A70A20"/>
    <w:rsid w:val="00A72754"/>
    <w:rsid w:val="00A72A17"/>
    <w:rsid w:val="00A7344A"/>
    <w:rsid w:val="00A74420"/>
    <w:rsid w:val="00A74548"/>
    <w:rsid w:val="00A74869"/>
    <w:rsid w:val="00A749B0"/>
    <w:rsid w:val="00A7613D"/>
    <w:rsid w:val="00A76779"/>
    <w:rsid w:val="00A76D9F"/>
    <w:rsid w:val="00A7743C"/>
    <w:rsid w:val="00A77CDB"/>
    <w:rsid w:val="00A81908"/>
    <w:rsid w:val="00A81FF9"/>
    <w:rsid w:val="00A82873"/>
    <w:rsid w:val="00A82C99"/>
    <w:rsid w:val="00A83B09"/>
    <w:rsid w:val="00A8472D"/>
    <w:rsid w:val="00A84CE7"/>
    <w:rsid w:val="00A86237"/>
    <w:rsid w:val="00A87456"/>
    <w:rsid w:val="00A87FB4"/>
    <w:rsid w:val="00A902BC"/>
    <w:rsid w:val="00A91529"/>
    <w:rsid w:val="00A9185A"/>
    <w:rsid w:val="00A92736"/>
    <w:rsid w:val="00A93988"/>
    <w:rsid w:val="00A94567"/>
    <w:rsid w:val="00A947ED"/>
    <w:rsid w:val="00A94F1A"/>
    <w:rsid w:val="00A955C3"/>
    <w:rsid w:val="00A96577"/>
    <w:rsid w:val="00A9684C"/>
    <w:rsid w:val="00A96DC4"/>
    <w:rsid w:val="00A96E15"/>
    <w:rsid w:val="00AA2109"/>
    <w:rsid w:val="00AA47AD"/>
    <w:rsid w:val="00AA523F"/>
    <w:rsid w:val="00AA5B5C"/>
    <w:rsid w:val="00AA5B6E"/>
    <w:rsid w:val="00AA5EEF"/>
    <w:rsid w:val="00AA5F74"/>
    <w:rsid w:val="00AA67E6"/>
    <w:rsid w:val="00AA6B0F"/>
    <w:rsid w:val="00AA7015"/>
    <w:rsid w:val="00AB050C"/>
    <w:rsid w:val="00AB1700"/>
    <w:rsid w:val="00AB1A9F"/>
    <w:rsid w:val="00AB278B"/>
    <w:rsid w:val="00AB3542"/>
    <w:rsid w:val="00AB3CAE"/>
    <w:rsid w:val="00AB400D"/>
    <w:rsid w:val="00AB4647"/>
    <w:rsid w:val="00AB5035"/>
    <w:rsid w:val="00AB59DB"/>
    <w:rsid w:val="00AB63D4"/>
    <w:rsid w:val="00AB685D"/>
    <w:rsid w:val="00AB6F43"/>
    <w:rsid w:val="00AB7A4B"/>
    <w:rsid w:val="00AC07C0"/>
    <w:rsid w:val="00AC1BDD"/>
    <w:rsid w:val="00AC1E42"/>
    <w:rsid w:val="00AC20BB"/>
    <w:rsid w:val="00AC2341"/>
    <w:rsid w:val="00AC501F"/>
    <w:rsid w:val="00AC5973"/>
    <w:rsid w:val="00AC5C20"/>
    <w:rsid w:val="00AC640D"/>
    <w:rsid w:val="00AC6759"/>
    <w:rsid w:val="00AC771E"/>
    <w:rsid w:val="00AC7F1B"/>
    <w:rsid w:val="00AD02F4"/>
    <w:rsid w:val="00AD0ECB"/>
    <w:rsid w:val="00AD129C"/>
    <w:rsid w:val="00AD132B"/>
    <w:rsid w:val="00AD1875"/>
    <w:rsid w:val="00AD1955"/>
    <w:rsid w:val="00AD1B08"/>
    <w:rsid w:val="00AD2A00"/>
    <w:rsid w:val="00AD4A93"/>
    <w:rsid w:val="00AD686F"/>
    <w:rsid w:val="00AD7B4D"/>
    <w:rsid w:val="00AD7FF9"/>
    <w:rsid w:val="00AE05D1"/>
    <w:rsid w:val="00AE0C1E"/>
    <w:rsid w:val="00AE2478"/>
    <w:rsid w:val="00AE397B"/>
    <w:rsid w:val="00AE47F4"/>
    <w:rsid w:val="00AE5ABF"/>
    <w:rsid w:val="00AE5F34"/>
    <w:rsid w:val="00AE6059"/>
    <w:rsid w:val="00AE6EBA"/>
    <w:rsid w:val="00AE7650"/>
    <w:rsid w:val="00AF185A"/>
    <w:rsid w:val="00AF1E0A"/>
    <w:rsid w:val="00AF4C0A"/>
    <w:rsid w:val="00AF4E6D"/>
    <w:rsid w:val="00AF5BA8"/>
    <w:rsid w:val="00AF6F0F"/>
    <w:rsid w:val="00B003EB"/>
    <w:rsid w:val="00B008E0"/>
    <w:rsid w:val="00B03B8B"/>
    <w:rsid w:val="00B04094"/>
    <w:rsid w:val="00B04AF4"/>
    <w:rsid w:val="00B04D1F"/>
    <w:rsid w:val="00B0503E"/>
    <w:rsid w:val="00B0541E"/>
    <w:rsid w:val="00B054AF"/>
    <w:rsid w:val="00B055DB"/>
    <w:rsid w:val="00B058FD"/>
    <w:rsid w:val="00B069E8"/>
    <w:rsid w:val="00B07B8B"/>
    <w:rsid w:val="00B113E6"/>
    <w:rsid w:val="00B13153"/>
    <w:rsid w:val="00B13592"/>
    <w:rsid w:val="00B13AD5"/>
    <w:rsid w:val="00B1499A"/>
    <w:rsid w:val="00B15B70"/>
    <w:rsid w:val="00B15D04"/>
    <w:rsid w:val="00B16267"/>
    <w:rsid w:val="00B16989"/>
    <w:rsid w:val="00B172CB"/>
    <w:rsid w:val="00B21B36"/>
    <w:rsid w:val="00B228A6"/>
    <w:rsid w:val="00B23147"/>
    <w:rsid w:val="00B234C6"/>
    <w:rsid w:val="00B2368E"/>
    <w:rsid w:val="00B2369C"/>
    <w:rsid w:val="00B25357"/>
    <w:rsid w:val="00B25C00"/>
    <w:rsid w:val="00B262DD"/>
    <w:rsid w:val="00B274FA"/>
    <w:rsid w:val="00B30467"/>
    <w:rsid w:val="00B31100"/>
    <w:rsid w:val="00B32BA6"/>
    <w:rsid w:val="00B33DC1"/>
    <w:rsid w:val="00B34810"/>
    <w:rsid w:val="00B34FD0"/>
    <w:rsid w:val="00B35696"/>
    <w:rsid w:val="00B35BB3"/>
    <w:rsid w:val="00B35D79"/>
    <w:rsid w:val="00B36802"/>
    <w:rsid w:val="00B37144"/>
    <w:rsid w:val="00B37B13"/>
    <w:rsid w:val="00B40214"/>
    <w:rsid w:val="00B4055B"/>
    <w:rsid w:val="00B40A8B"/>
    <w:rsid w:val="00B41495"/>
    <w:rsid w:val="00B41948"/>
    <w:rsid w:val="00B41BE2"/>
    <w:rsid w:val="00B41FF3"/>
    <w:rsid w:val="00B42111"/>
    <w:rsid w:val="00B429FC"/>
    <w:rsid w:val="00B4359D"/>
    <w:rsid w:val="00B45E44"/>
    <w:rsid w:val="00B472D2"/>
    <w:rsid w:val="00B52115"/>
    <w:rsid w:val="00B5263D"/>
    <w:rsid w:val="00B52B5E"/>
    <w:rsid w:val="00B54673"/>
    <w:rsid w:val="00B56B41"/>
    <w:rsid w:val="00B5728C"/>
    <w:rsid w:val="00B57C75"/>
    <w:rsid w:val="00B601BE"/>
    <w:rsid w:val="00B62B4D"/>
    <w:rsid w:val="00B64AD8"/>
    <w:rsid w:val="00B66084"/>
    <w:rsid w:val="00B66996"/>
    <w:rsid w:val="00B66AE4"/>
    <w:rsid w:val="00B67EA7"/>
    <w:rsid w:val="00B70251"/>
    <w:rsid w:val="00B70C4C"/>
    <w:rsid w:val="00B70EF4"/>
    <w:rsid w:val="00B722F5"/>
    <w:rsid w:val="00B72A17"/>
    <w:rsid w:val="00B73AA4"/>
    <w:rsid w:val="00B73BFD"/>
    <w:rsid w:val="00B73C40"/>
    <w:rsid w:val="00B73FD3"/>
    <w:rsid w:val="00B7411E"/>
    <w:rsid w:val="00B747FA"/>
    <w:rsid w:val="00B74D2C"/>
    <w:rsid w:val="00B750A6"/>
    <w:rsid w:val="00B756BA"/>
    <w:rsid w:val="00B75F35"/>
    <w:rsid w:val="00B76455"/>
    <w:rsid w:val="00B8076A"/>
    <w:rsid w:val="00B8086D"/>
    <w:rsid w:val="00B81599"/>
    <w:rsid w:val="00B81F5D"/>
    <w:rsid w:val="00B83E37"/>
    <w:rsid w:val="00B867B0"/>
    <w:rsid w:val="00B876AD"/>
    <w:rsid w:val="00B90D92"/>
    <w:rsid w:val="00B90F8A"/>
    <w:rsid w:val="00B90FB5"/>
    <w:rsid w:val="00B90FD7"/>
    <w:rsid w:val="00B94479"/>
    <w:rsid w:val="00B949FB"/>
    <w:rsid w:val="00B95BA6"/>
    <w:rsid w:val="00B964F8"/>
    <w:rsid w:val="00B96534"/>
    <w:rsid w:val="00B96621"/>
    <w:rsid w:val="00B96E71"/>
    <w:rsid w:val="00BA0253"/>
    <w:rsid w:val="00BA094A"/>
    <w:rsid w:val="00BA18B4"/>
    <w:rsid w:val="00BA3739"/>
    <w:rsid w:val="00BA38F3"/>
    <w:rsid w:val="00BA4444"/>
    <w:rsid w:val="00BA4537"/>
    <w:rsid w:val="00BA540A"/>
    <w:rsid w:val="00BA6ADE"/>
    <w:rsid w:val="00BA7762"/>
    <w:rsid w:val="00BB0C83"/>
    <w:rsid w:val="00BB1AE4"/>
    <w:rsid w:val="00BB1EB9"/>
    <w:rsid w:val="00BB233A"/>
    <w:rsid w:val="00BB522B"/>
    <w:rsid w:val="00BB5AB0"/>
    <w:rsid w:val="00BB76D3"/>
    <w:rsid w:val="00BC029F"/>
    <w:rsid w:val="00BC0378"/>
    <w:rsid w:val="00BC191F"/>
    <w:rsid w:val="00BC3E25"/>
    <w:rsid w:val="00BC6A3E"/>
    <w:rsid w:val="00BC70C6"/>
    <w:rsid w:val="00BC7943"/>
    <w:rsid w:val="00BD4B86"/>
    <w:rsid w:val="00BD4DFF"/>
    <w:rsid w:val="00BD5476"/>
    <w:rsid w:val="00BD5B48"/>
    <w:rsid w:val="00BD5CE4"/>
    <w:rsid w:val="00BD7121"/>
    <w:rsid w:val="00BD7F4C"/>
    <w:rsid w:val="00BE1B80"/>
    <w:rsid w:val="00BE3968"/>
    <w:rsid w:val="00BE3C0B"/>
    <w:rsid w:val="00BE453F"/>
    <w:rsid w:val="00BE6757"/>
    <w:rsid w:val="00BF15AB"/>
    <w:rsid w:val="00BF3AEE"/>
    <w:rsid w:val="00BF572D"/>
    <w:rsid w:val="00BF6137"/>
    <w:rsid w:val="00BF6666"/>
    <w:rsid w:val="00BF7C63"/>
    <w:rsid w:val="00C0118D"/>
    <w:rsid w:val="00C032D2"/>
    <w:rsid w:val="00C0352F"/>
    <w:rsid w:val="00C03635"/>
    <w:rsid w:val="00C04937"/>
    <w:rsid w:val="00C0683C"/>
    <w:rsid w:val="00C06C30"/>
    <w:rsid w:val="00C07C2E"/>
    <w:rsid w:val="00C117B5"/>
    <w:rsid w:val="00C11F75"/>
    <w:rsid w:val="00C12183"/>
    <w:rsid w:val="00C13AF9"/>
    <w:rsid w:val="00C14FC9"/>
    <w:rsid w:val="00C175D4"/>
    <w:rsid w:val="00C17C23"/>
    <w:rsid w:val="00C20D22"/>
    <w:rsid w:val="00C212E9"/>
    <w:rsid w:val="00C21CD0"/>
    <w:rsid w:val="00C21D97"/>
    <w:rsid w:val="00C21F83"/>
    <w:rsid w:val="00C22014"/>
    <w:rsid w:val="00C22761"/>
    <w:rsid w:val="00C2504E"/>
    <w:rsid w:val="00C25B40"/>
    <w:rsid w:val="00C265F2"/>
    <w:rsid w:val="00C27B6C"/>
    <w:rsid w:val="00C303BF"/>
    <w:rsid w:val="00C30B07"/>
    <w:rsid w:val="00C31040"/>
    <w:rsid w:val="00C31216"/>
    <w:rsid w:val="00C31CE2"/>
    <w:rsid w:val="00C31FD8"/>
    <w:rsid w:val="00C32693"/>
    <w:rsid w:val="00C3278C"/>
    <w:rsid w:val="00C32EDA"/>
    <w:rsid w:val="00C330F6"/>
    <w:rsid w:val="00C334D2"/>
    <w:rsid w:val="00C33615"/>
    <w:rsid w:val="00C35B31"/>
    <w:rsid w:val="00C36C15"/>
    <w:rsid w:val="00C36F79"/>
    <w:rsid w:val="00C401E9"/>
    <w:rsid w:val="00C40EF6"/>
    <w:rsid w:val="00C417C5"/>
    <w:rsid w:val="00C41943"/>
    <w:rsid w:val="00C41B0F"/>
    <w:rsid w:val="00C41E31"/>
    <w:rsid w:val="00C422F9"/>
    <w:rsid w:val="00C42487"/>
    <w:rsid w:val="00C428DF"/>
    <w:rsid w:val="00C449C5"/>
    <w:rsid w:val="00C459A4"/>
    <w:rsid w:val="00C46112"/>
    <w:rsid w:val="00C470D2"/>
    <w:rsid w:val="00C47874"/>
    <w:rsid w:val="00C47ACA"/>
    <w:rsid w:val="00C50296"/>
    <w:rsid w:val="00C502F2"/>
    <w:rsid w:val="00C507AC"/>
    <w:rsid w:val="00C559CB"/>
    <w:rsid w:val="00C600F7"/>
    <w:rsid w:val="00C61C94"/>
    <w:rsid w:val="00C620E5"/>
    <w:rsid w:val="00C621D4"/>
    <w:rsid w:val="00C651EC"/>
    <w:rsid w:val="00C6547D"/>
    <w:rsid w:val="00C6624B"/>
    <w:rsid w:val="00C6790D"/>
    <w:rsid w:val="00C700F5"/>
    <w:rsid w:val="00C70444"/>
    <w:rsid w:val="00C705F4"/>
    <w:rsid w:val="00C71381"/>
    <w:rsid w:val="00C71FA9"/>
    <w:rsid w:val="00C72331"/>
    <w:rsid w:val="00C7324C"/>
    <w:rsid w:val="00C73CDE"/>
    <w:rsid w:val="00C73E7A"/>
    <w:rsid w:val="00C7401A"/>
    <w:rsid w:val="00C74731"/>
    <w:rsid w:val="00C751ED"/>
    <w:rsid w:val="00C77059"/>
    <w:rsid w:val="00C77B32"/>
    <w:rsid w:val="00C80E85"/>
    <w:rsid w:val="00C82AEC"/>
    <w:rsid w:val="00C82FE5"/>
    <w:rsid w:val="00C84FC7"/>
    <w:rsid w:val="00C858EF"/>
    <w:rsid w:val="00C87634"/>
    <w:rsid w:val="00C900FD"/>
    <w:rsid w:val="00C90B58"/>
    <w:rsid w:val="00C90D78"/>
    <w:rsid w:val="00C9170F"/>
    <w:rsid w:val="00C930FD"/>
    <w:rsid w:val="00C96D4C"/>
    <w:rsid w:val="00C96F81"/>
    <w:rsid w:val="00C97CCD"/>
    <w:rsid w:val="00CA1335"/>
    <w:rsid w:val="00CA3837"/>
    <w:rsid w:val="00CA3C7B"/>
    <w:rsid w:val="00CA48FB"/>
    <w:rsid w:val="00CA4AD4"/>
    <w:rsid w:val="00CA57F5"/>
    <w:rsid w:val="00CA6BA5"/>
    <w:rsid w:val="00CA6CF4"/>
    <w:rsid w:val="00CB23D4"/>
    <w:rsid w:val="00CB2DC2"/>
    <w:rsid w:val="00CB2E43"/>
    <w:rsid w:val="00CB368E"/>
    <w:rsid w:val="00CB434A"/>
    <w:rsid w:val="00CB4A8C"/>
    <w:rsid w:val="00CB6520"/>
    <w:rsid w:val="00CC1176"/>
    <w:rsid w:val="00CC14E3"/>
    <w:rsid w:val="00CC1B9B"/>
    <w:rsid w:val="00CC2D3B"/>
    <w:rsid w:val="00CC33A7"/>
    <w:rsid w:val="00CC4B77"/>
    <w:rsid w:val="00CD173D"/>
    <w:rsid w:val="00CD1CA3"/>
    <w:rsid w:val="00CD3E63"/>
    <w:rsid w:val="00CD5772"/>
    <w:rsid w:val="00CD5C22"/>
    <w:rsid w:val="00CD64E3"/>
    <w:rsid w:val="00CD6AD6"/>
    <w:rsid w:val="00CD6AF9"/>
    <w:rsid w:val="00CD7D79"/>
    <w:rsid w:val="00CE25E2"/>
    <w:rsid w:val="00CE28B0"/>
    <w:rsid w:val="00CE3DF3"/>
    <w:rsid w:val="00CE56E2"/>
    <w:rsid w:val="00CE6483"/>
    <w:rsid w:val="00CE705E"/>
    <w:rsid w:val="00CE73DF"/>
    <w:rsid w:val="00CF025A"/>
    <w:rsid w:val="00CF040F"/>
    <w:rsid w:val="00CF1185"/>
    <w:rsid w:val="00CF1979"/>
    <w:rsid w:val="00CF2D2B"/>
    <w:rsid w:val="00CF3821"/>
    <w:rsid w:val="00CF50CB"/>
    <w:rsid w:val="00CF5C9D"/>
    <w:rsid w:val="00CF5FA3"/>
    <w:rsid w:val="00CF62DF"/>
    <w:rsid w:val="00CF71E6"/>
    <w:rsid w:val="00D0071D"/>
    <w:rsid w:val="00D0121C"/>
    <w:rsid w:val="00D016D2"/>
    <w:rsid w:val="00D02294"/>
    <w:rsid w:val="00D03EA2"/>
    <w:rsid w:val="00D06DE2"/>
    <w:rsid w:val="00D074DC"/>
    <w:rsid w:val="00D07E09"/>
    <w:rsid w:val="00D10BCA"/>
    <w:rsid w:val="00D10E07"/>
    <w:rsid w:val="00D12E58"/>
    <w:rsid w:val="00D16E62"/>
    <w:rsid w:val="00D1726F"/>
    <w:rsid w:val="00D2056C"/>
    <w:rsid w:val="00D21576"/>
    <w:rsid w:val="00D22619"/>
    <w:rsid w:val="00D22F15"/>
    <w:rsid w:val="00D23C45"/>
    <w:rsid w:val="00D24CA4"/>
    <w:rsid w:val="00D24CC4"/>
    <w:rsid w:val="00D25C01"/>
    <w:rsid w:val="00D26282"/>
    <w:rsid w:val="00D26375"/>
    <w:rsid w:val="00D26837"/>
    <w:rsid w:val="00D2736A"/>
    <w:rsid w:val="00D27EF7"/>
    <w:rsid w:val="00D316C4"/>
    <w:rsid w:val="00D321B1"/>
    <w:rsid w:val="00D33F53"/>
    <w:rsid w:val="00D35429"/>
    <w:rsid w:val="00D35C81"/>
    <w:rsid w:val="00D424F3"/>
    <w:rsid w:val="00D43274"/>
    <w:rsid w:val="00D437FB"/>
    <w:rsid w:val="00D4457C"/>
    <w:rsid w:val="00D4483B"/>
    <w:rsid w:val="00D45524"/>
    <w:rsid w:val="00D45AAD"/>
    <w:rsid w:val="00D45AD4"/>
    <w:rsid w:val="00D47293"/>
    <w:rsid w:val="00D50253"/>
    <w:rsid w:val="00D50555"/>
    <w:rsid w:val="00D51E9E"/>
    <w:rsid w:val="00D5260D"/>
    <w:rsid w:val="00D54F18"/>
    <w:rsid w:val="00D5796F"/>
    <w:rsid w:val="00D57E8C"/>
    <w:rsid w:val="00D608D6"/>
    <w:rsid w:val="00D60E22"/>
    <w:rsid w:val="00D6157E"/>
    <w:rsid w:val="00D62B23"/>
    <w:rsid w:val="00D633FB"/>
    <w:rsid w:val="00D63EB4"/>
    <w:rsid w:val="00D646F0"/>
    <w:rsid w:val="00D65611"/>
    <w:rsid w:val="00D66511"/>
    <w:rsid w:val="00D66A25"/>
    <w:rsid w:val="00D670FD"/>
    <w:rsid w:val="00D676CC"/>
    <w:rsid w:val="00D67EDB"/>
    <w:rsid w:val="00D7000C"/>
    <w:rsid w:val="00D70EA7"/>
    <w:rsid w:val="00D71D95"/>
    <w:rsid w:val="00D72DEB"/>
    <w:rsid w:val="00D73F7F"/>
    <w:rsid w:val="00D75A47"/>
    <w:rsid w:val="00D77AEC"/>
    <w:rsid w:val="00D77C85"/>
    <w:rsid w:val="00D800C2"/>
    <w:rsid w:val="00D82AA7"/>
    <w:rsid w:val="00D82C4D"/>
    <w:rsid w:val="00D82C55"/>
    <w:rsid w:val="00D8337F"/>
    <w:rsid w:val="00D8458F"/>
    <w:rsid w:val="00D84C4E"/>
    <w:rsid w:val="00D8501B"/>
    <w:rsid w:val="00D91405"/>
    <w:rsid w:val="00D916B7"/>
    <w:rsid w:val="00D923F6"/>
    <w:rsid w:val="00D92CBF"/>
    <w:rsid w:val="00D9345F"/>
    <w:rsid w:val="00D93EC5"/>
    <w:rsid w:val="00D93EE8"/>
    <w:rsid w:val="00D95A72"/>
    <w:rsid w:val="00D967FE"/>
    <w:rsid w:val="00D97B53"/>
    <w:rsid w:val="00DA1392"/>
    <w:rsid w:val="00DA1F9E"/>
    <w:rsid w:val="00DA2225"/>
    <w:rsid w:val="00DA2B25"/>
    <w:rsid w:val="00DA2BF7"/>
    <w:rsid w:val="00DA3004"/>
    <w:rsid w:val="00DA3711"/>
    <w:rsid w:val="00DA3B26"/>
    <w:rsid w:val="00DA4984"/>
    <w:rsid w:val="00DA6274"/>
    <w:rsid w:val="00DA7140"/>
    <w:rsid w:val="00DA7D54"/>
    <w:rsid w:val="00DA7E5F"/>
    <w:rsid w:val="00DB10E7"/>
    <w:rsid w:val="00DB1C8D"/>
    <w:rsid w:val="00DB1FA1"/>
    <w:rsid w:val="00DB3523"/>
    <w:rsid w:val="00DB4BAC"/>
    <w:rsid w:val="00DB519B"/>
    <w:rsid w:val="00DB6B9C"/>
    <w:rsid w:val="00DB6D2B"/>
    <w:rsid w:val="00DC3D86"/>
    <w:rsid w:val="00DC43C8"/>
    <w:rsid w:val="00DC44E0"/>
    <w:rsid w:val="00DC6DF8"/>
    <w:rsid w:val="00DC744A"/>
    <w:rsid w:val="00DC7511"/>
    <w:rsid w:val="00DD117D"/>
    <w:rsid w:val="00DD3346"/>
    <w:rsid w:val="00DD5199"/>
    <w:rsid w:val="00DD5C26"/>
    <w:rsid w:val="00DD66C6"/>
    <w:rsid w:val="00DE18C5"/>
    <w:rsid w:val="00DE30E5"/>
    <w:rsid w:val="00DE37C0"/>
    <w:rsid w:val="00DE3D5B"/>
    <w:rsid w:val="00DE4C0E"/>
    <w:rsid w:val="00DE534A"/>
    <w:rsid w:val="00DE59B8"/>
    <w:rsid w:val="00DE5E66"/>
    <w:rsid w:val="00DE6658"/>
    <w:rsid w:val="00DF19DE"/>
    <w:rsid w:val="00DF2590"/>
    <w:rsid w:val="00DF2D35"/>
    <w:rsid w:val="00DF36B7"/>
    <w:rsid w:val="00DF7683"/>
    <w:rsid w:val="00E00E8A"/>
    <w:rsid w:val="00E0139A"/>
    <w:rsid w:val="00E01456"/>
    <w:rsid w:val="00E01744"/>
    <w:rsid w:val="00E01DE0"/>
    <w:rsid w:val="00E0249D"/>
    <w:rsid w:val="00E02596"/>
    <w:rsid w:val="00E025B8"/>
    <w:rsid w:val="00E03096"/>
    <w:rsid w:val="00E0459B"/>
    <w:rsid w:val="00E0510D"/>
    <w:rsid w:val="00E052DF"/>
    <w:rsid w:val="00E07C9A"/>
    <w:rsid w:val="00E1102C"/>
    <w:rsid w:val="00E12C03"/>
    <w:rsid w:val="00E13F74"/>
    <w:rsid w:val="00E14E3E"/>
    <w:rsid w:val="00E15B82"/>
    <w:rsid w:val="00E17910"/>
    <w:rsid w:val="00E206A4"/>
    <w:rsid w:val="00E21054"/>
    <w:rsid w:val="00E218D3"/>
    <w:rsid w:val="00E228FD"/>
    <w:rsid w:val="00E24081"/>
    <w:rsid w:val="00E2627A"/>
    <w:rsid w:val="00E26642"/>
    <w:rsid w:val="00E26C77"/>
    <w:rsid w:val="00E2742C"/>
    <w:rsid w:val="00E27EB0"/>
    <w:rsid w:val="00E30498"/>
    <w:rsid w:val="00E31B9C"/>
    <w:rsid w:val="00E329B3"/>
    <w:rsid w:val="00E34DD0"/>
    <w:rsid w:val="00E35D2E"/>
    <w:rsid w:val="00E37ABA"/>
    <w:rsid w:val="00E4263B"/>
    <w:rsid w:val="00E430D9"/>
    <w:rsid w:val="00E43759"/>
    <w:rsid w:val="00E43CE8"/>
    <w:rsid w:val="00E44459"/>
    <w:rsid w:val="00E45F39"/>
    <w:rsid w:val="00E46619"/>
    <w:rsid w:val="00E47A9A"/>
    <w:rsid w:val="00E47CA7"/>
    <w:rsid w:val="00E50BDF"/>
    <w:rsid w:val="00E50F8B"/>
    <w:rsid w:val="00E51B30"/>
    <w:rsid w:val="00E53D89"/>
    <w:rsid w:val="00E53E07"/>
    <w:rsid w:val="00E547CE"/>
    <w:rsid w:val="00E5567B"/>
    <w:rsid w:val="00E55D3E"/>
    <w:rsid w:val="00E55D7C"/>
    <w:rsid w:val="00E55F7B"/>
    <w:rsid w:val="00E56482"/>
    <w:rsid w:val="00E5668B"/>
    <w:rsid w:val="00E567EB"/>
    <w:rsid w:val="00E56DB1"/>
    <w:rsid w:val="00E57134"/>
    <w:rsid w:val="00E5725A"/>
    <w:rsid w:val="00E573AE"/>
    <w:rsid w:val="00E61521"/>
    <w:rsid w:val="00E617CF"/>
    <w:rsid w:val="00E6183E"/>
    <w:rsid w:val="00E61862"/>
    <w:rsid w:val="00E618B4"/>
    <w:rsid w:val="00E62086"/>
    <w:rsid w:val="00E62A4D"/>
    <w:rsid w:val="00E64908"/>
    <w:rsid w:val="00E64A10"/>
    <w:rsid w:val="00E6562C"/>
    <w:rsid w:val="00E66B58"/>
    <w:rsid w:val="00E7194E"/>
    <w:rsid w:val="00E71DE3"/>
    <w:rsid w:val="00E71E0B"/>
    <w:rsid w:val="00E73339"/>
    <w:rsid w:val="00E74F4D"/>
    <w:rsid w:val="00E763B0"/>
    <w:rsid w:val="00E77B73"/>
    <w:rsid w:val="00E77DF8"/>
    <w:rsid w:val="00E8115B"/>
    <w:rsid w:val="00E8117D"/>
    <w:rsid w:val="00E81EC9"/>
    <w:rsid w:val="00E824E9"/>
    <w:rsid w:val="00E844F2"/>
    <w:rsid w:val="00E84A26"/>
    <w:rsid w:val="00E85A52"/>
    <w:rsid w:val="00E86070"/>
    <w:rsid w:val="00E90AEE"/>
    <w:rsid w:val="00E91A5E"/>
    <w:rsid w:val="00E91A95"/>
    <w:rsid w:val="00E91FD2"/>
    <w:rsid w:val="00E927C8"/>
    <w:rsid w:val="00E93702"/>
    <w:rsid w:val="00E9585A"/>
    <w:rsid w:val="00E95DFE"/>
    <w:rsid w:val="00E969EF"/>
    <w:rsid w:val="00E96C27"/>
    <w:rsid w:val="00EA004F"/>
    <w:rsid w:val="00EA1F45"/>
    <w:rsid w:val="00EA33E2"/>
    <w:rsid w:val="00EA48E7"/>
    <w:rsid w:val="00EA4B49"/>
    <w:rsid w:val="00EA4C8E"/>
    <w:rsid w:val="00EA4D31"/>
    <w:rsid w:val="00EA560F"/>
    <w:rsid w:val="00EA5BFE"/>
    <w:rsid w:val="00EA6C37"/>
    <w:rsid w:val="00EB0735"/>
    <w:rsid w:val="00EB089C"/>
    <w:rsid w:val="00EB1702"/>
    <w:rsid w:val="00EB1E06"/>
    <w:rsid w:val="00EB20D1"/>
    <w:rsid w:val="00EB2AF5"/>
    <w:rsid w:val="00EB2F92"/>
    <w:rsid w:val="00EB2FED"/>
    <w:rsid w:val="00EB36A1"/>
    <w:rsid w:val="00EB4A47"/>
    <w:rsid w:val="00EB64C5"/>
    <w:rsid w:val="00EC02EC"/>
    <w:rsid w:val="00EC0554"/>
    <w:rsid w:val="00EC09AD"/>
    <w:rsid w:val="00EC145D"/>
    <w:rsid w:val="00EC326A"/>
    <w:rsid w:val="00EC3BC8"/>
    <w:rsid w:val="00EC4237"/>
    <w:rsid w:val="00EC47C0"/>
    <w:rsid w:val="00EC482F"/>
    <w:rsid w:val="00EC5003"/>
    <w:rsid w:val="00EC5224"/>
    <w:rsid w:val="00EC5A3C"/>
    <w:rsid w:val="00EC5F86"/>
    <w:rsid w:val="00EC7131"/>
    <w:rsid w:val="00ED0486"/>
    <w:rsid w:val="00ED0915"/>
    <w:rsid w:val="00ED186C"/>
    <w:rsid w:val="00ED336F"/>
    <w:rsid w:val="00ED3BD9"/>
    <w:rsid w:val="00ED3CEE"/>
    <w:rsid w:val="00ED47E1"/>
    <w:rsid w:val="00ED5904"/>
    <w:rsid w:val="00EE0D19"/>
    <w:rsid w:val="00EE1785"/>
    <w:rsid w:val="00EE382E"/>
    <w:rsid w:val="00EE41CB"/>
    <w:rsid w:val="00EE5AD9"/>
    <w:rsid w:val="00EE6C5F"/>
    <w:rsid w:val="00EF059A"/>
    <w:rsid w:val="00EF16D8"/>
    <w:rsid w:val="00EF18B3"/>
    <w:rsid w:val="00EF5563"/>
    <w:rsid w:val="00EF6D01"/>
    <w:rsid w:val="00F01879"/>
    <w:rsid w:val="00F01BDA"/>
    <w:rsid w:val="00F0284E"/>
    <w:rsid w:val="00F03303"/>
    <w:rsid w:val="00F04437"/>
    <w:rsid w:val="00F044D9"/>
    <w:rsid w:val="00F049C4"/>
    <w:rsid w:val="00F05826"/>
    <w:rsid w:val="00F058E2"/>
    <w:rsid w:val="00F102D9"/>
    <w:rsid w:val="00F10E04"/>
    <w:rsid w:val="00F11A20"/>
    <w:rsid w:val="00F11F1B"/>
    <w:rsid w:val="00F14141"/>
    <w:rsid w:val="00F14427"/>
    <w:rsid w:val="00F14C30"/>
    <w:rsid w:val="00F14E14"/>
    <w:rsid w:val="00F15F48"/>
    <w:rsid w:val="00F16BA4"/>
    <w:rsid w:val="00F16E14"/>
    <w:rsid w:val="00F21888"/>
    <w:rsid w:val="00F22070"/>
    <w:rsid w:val="00F23027"/>
    <w:rsid w:val="00F23CA4"/>
    <w:rsid w:val="00F24811"/>
    <w:rsid w:val="00F24B04"/>
    <w:rsid w:val="00F24D45"/>
    <w:rsid w:val="00F25C42"/>
    <w:rsid w:val="00F25F1C"/>
    <w:rsid w:val="00F26C33"/>
    <w:rsid w:val="00F26CF1"/>
    <w:rsid w:val="00F31FDF"/>
    <w:rsid w:val="00F323BE"/>
    <w:rsid w:val="00F32C40"/>
    <w:rsid w:val="00F33053"/>
    <w:rsid w:val="00F33BB7"/>
    <w:rsid w:val="00F3427A"/>
    <w:rsid w:val="00F3670A"/>
    <w:rsid w:val="00F41868"/>
    <w:rsid w:val="00F42101"/>
    <w:rsid w:val="00F44BAE"/>
    <w:rsid w:val="00F45AA6"/>
    <w:rsid w:val="00F4793E"/>
    <w:rsid w:val="00F50374"/>
    <w:rsid w:val="00F503F3"/>
    <w:rsid w:val="00F50DFF"/>
    <w:rsid w:val="00F52166"/>
    <w:rsid w:val="00F52FEF"/>
    <w:rsid w:val="00F5379D"/>
    <w:rsid w:val="00F54339"/>
    <w:rsid w:val="00F54388"/>
    <w:rsid w:val="00F560E6"/>
    <w:rsid w:val="00F56783"/>
    <w:rsid w:val="00F57A48"/>
    <w:rsid w:val="00F60037"/>
    <w:rsid w:val="00F6053C"/>
    <w:rsid w:val="00F61DB0"/>
    <w:rsid w:val="00F6260F"/>
    <w:rsid w:val="00F62B20"/>
    <w:rsid w:val="00F62E49"/>
    <w:rsid w:val="00F6440C"/>
    <w:rsid w:val="00F646AA"/>
    <w:rsid w:val="00F65893"/>
    <w:rsid w:val="00F666A8"/>
    <w:rsid w:val="00F67037"/>
    <w:rsid w:val="00F700BB"/>
    <w:rsid w:val="00F705D4"/>
    <w:rsid w:val="00F73387"/>
    <w:rsid w:val="00F74AFB"/>
    <w:rsid w:val="00F74F9D"/>
    <w:rsid w:val="00F75531"/>
    <w:rsid w:val="00F81190"/>
    <w:rsid w:val="00F81656"/>
    <w:rsid w:val="00F81FE7"/>
    <w:rsid w:val="00F822D6"/>
    <w:rsid w:val="00F82B67"/>
    <w:rsid w:val="00F83024"/>
    <w:rsid w:val="00F835E5"/>
    <w:rsid w:val="00F850E2"/>
    <w:rsid w:val="00F85789"/>
    <w:rsid w:val="00F858BE"/>
    <w:rsid w:val="00F865B2"/>
    <w:rsid w:val="00F86E59"/>
    <w:rsid w:val="00F872C6"/>
    <w:rsid w:val="00F875F2"/>
    <w:rsid w:val="00F91AEB"/>
    <w:rsid w:val="00F92519"/>
    <w:rsid w:val="00F92F20"/>
    <w:rsid w:val="00F93BD3"/>
    <w:rsid w:val="00F96292"/>
    <w:rsid w:val="00F96393"/>
    <w:rsid w:val="00F96B51"/>
    <w:rsid w:val="00F9796D"/>
    <w:rsid w:val="00FA06F8"/>
    <w:rsid w:val="00FA0F37"/>
    <w:rsid w:val="00FA1083"/>
    <w:rsid w:val="00FA167B"/>
    <w:rsid w:val="00FA191A"/>
    <w:rsid w:val="00FA22B8"/>
    <w:rsid w:val="00FA3511"/>
    <w:rsid w:val="00FA37D1"/>
    <w:rsid w:val="00FA5A9A"/>
    <w:rsid w:val="00FA5B51"/>
    <w:rsid w:val="00FA5D63"/>
    <w:rsid w:val="00FA6842"/>
    <w:rsid w:val="00FA6BB4"/>
    <w:rsid w:val="00FA7C1A"/>
    <w:rsid w:val="00FA7F68"/>
    <w:rsid w:val="00FB14C9"/>
    <w:rsid w:val="00FB17DE"/>
    <w:rsid w:val="00FB232D"/>
    <w:rsid w:val="00FB28C6"/>
    <w:rsid w:val="00FB2F82"/>
    <w:rsid w:val="00FB2F89"/>
    <w:rsid w:val="00FB46EC"/>
    <w:rsid w:val="00FB542D"/>
    <w:rsid w:val="00FC10ED"/>
    <w:rsid w:val="00FC1488"/>
    <w:rsid w:val="00FC1DA0"/>
    <w:rsid w:val="00FC2594"/>
    <w:rsid w:val="00FC2F11"/>
    <w:rsid w:val="00FC346B"/>
    <w:rsid w:val="00FC6492"/>
    <w:rsid w:val="00FC6D43"/>
    <w:rsid w:val="00FC7DA2"/>
    <w:rsid w:val="00FD0B95"/>
    <w:rsid w:val="00FD0CC7"/>
    <w:rsid w:val="00FD0D0A"/>
    <w:rsid w:val="00FD1083"/>
    <w:rsid w:val="00FD211D"/>
    <w:rsid w:val="00FD3856"/>
    <w:rsid w:val="00FD40E7"/>
    <w:rsid w:val="00FD4849"/>
    <w:rsid w:val="00FD4F52"/>
    <w:rsid w:val="00FD5F5D"/>
    <w:rsid w:val="00FD68BB"/>
    <w:rsid w:val="00FD6E86"/>
    <w:rsid w:val="00FD7204"/>
    <w:rsid w:val="00FE0826"/>
    <w:rsid w:val="00FE379C"/>
    <w:rsid w:val="00FE383D"/>
    <w:rsid w:val="00FE4B75"/>
    <w:rsid w:val="00FE5064"/>
    <w:rsid w:val="00FF107A"/>
    <w:rsid w:val="00FF1D7A"/>
    <w:rsid w:val="00FF1ED3"/>
    <w:rsid w:val="00FF2EE2"/>
    <w:rsid w:val="00FF33AD"/>
    <w:rsid w:val="00FF40B1"/>
    <w:rsid w:val="00FF4A3F"/>
    <w:rsid w:val="00FF7774"/>
    <w:rsid w:val="012408AB"/>
    <w:rsid w:val="016C257B"/>
    <w:rsid w:val="01F63822"/>
    <w:rsid w:val="020837CC"/>
    <w:rsid w:val="02197043"/>
    <w:rsid w:val="02305712"/>
    <w:rsid w:val="023C7CA6"/>
    <w:rsid w:val="02775D0F"/>
    <w:rsid w:val="028739EB"/>
    <w:rsid w:val="02894DB6"/>
    <w:rsid w:val="029911BD"/>
    <w:rsid w:val="02CE0B97"/>
    <w:rsid w:val="02E7294A"/>
    <w:rsid w:val="03015164"/>
    <w:rsid w:val="031A0704"/>
    <w:rsid w:val="035D7D0C"/>
    <w:rsid w:val="03A4147F"/>
    <w:rsid w:val="03AC1E12"/>
    <w:rsid w:val="03C40482"/>
    <w:rsid w:val="041C5C2E"/>
    <w:rsid w:val="041D211E"/>
    <w:rsid w:val="0422415B"/>
    <w:rsid w:val="04582FF2"/>
    <w:rsid w:val="046E061D"/>
    <w:rsid w:val="046E6839"/>
    <w:rsid w:val="04865C7E"/>
    <w:rsid w:val="049616B9"/>
    <w:rsid w:val="04F7003C"/>
    <w:rsid w:val="05313001"/>
    <w:rsid w:val="058F7863"/>
    <w:rsid w:val="059C372F"/>
    <w:rsid w:val="05F87E6A"/>
    <w:rsid w:val="06072E1B"/>
    <w:rsid w:val="0611421F"/>
    <w:rsid w:val="064C5E0B"/>
    <w:rsid w:val="065C064C"/>
    <w:rsid w:val="06BA2FDE"/>
    <w:rsid w:val="06E01EA3"/>
    <w:rsid w:val="06FE63A9"/>
    <w:rsid w:val="07333774"/>
    <w:rsid w:val="074307DF"/>
    <w:rsid w:val="07563CD8"/>
    <w:rsid w:val="07652CFA"/>
    <w:rsid w:val="0788487D"/>
    <w:rsid w:val="07B641FC"/>
    <w:rsid w:val="07B82B70"/>
    <w:rsid w:val="08124810"/>
    <w:rsid w:val="08624D44"/>
    <w:rsid w:val="08AA49B1"/>
    <w:rsid w:val="08D85695"/>
    <w:rsid w:val="091548D2"/>
    <w:rsid w:val="092E2D72"/>
    <w:rsid w:val="0943115C"/>
    <w:rsid w:val="09715DF5"/>
    <w:rsid w:val="09D6268D"/>
    <w:rsid w:val="09D73D2E"/>
    <w:rsid w:val="09E85878"/>
    <w:rsid w:val="09E96F5D"/>
    <w:rsid w:val="0A101C89"/>
    <w:rsid w:val="0A1E4706"/>
    <w:rsid w:val="0A3403B0"/>
    <w:rsid w:val="0A7A5122"/>
    <w:rsid w:val="0A8071B5"/>
    <w:rsid w:val="0ABD1613"/>
    <w:rsid w:val="0ABE26E1"/>
    <w:rsid w:val="0AFA3AD2"/>
    <w:rsid w:val="0B0C0BF5"/>
    <w:rsid w:val="0B0D4B77"/>
    <w:rsid w:val="0B102E57"/>
    <w:rsid w:val="0B3753AA"/>
    <w:rsid w:val="0B392912"/>
    <w:rsid w:val="0B912689"/>
    <w:rsid w:val="0BA257DA"/>
    <w:rsid w:val="0BD62A4C"/>
    <w:rsid w:val="0C47594C"/>
    <w:rsid w:val="0C6C4892"/>
    <w:rsid w:val="0C744AA0"/>
    <w:rsid w:val="0C7A31FD"/>
    <w:rsid w:val="0C9640FE"/>
    <w:rsid w:val="0C982E28"/>
    <w:rsid w:val="0CAD6FCD"/>
    <w:rsid w:val="0CBB676A"/>
    <w:rsid w:val="0D06151E"/>
    <w:rsid w:val="0D0A5C1B"/>
    <w:rsid w:val="0D0C4AE9"/>
    <w:rsid w:val="0D0F62A0"/>
    <w:rsid w:val="0D101211"/>
    <w:rsid w:val="0D6F4AFB"/>
    <w:rsid w:val="0D7A4F39"/>
    <w:rsid w:val="0D9659D1"/>
    <w:rsid w:val="0DC5585E"/>
    <w:rsid w:val="0E2B0B46"/>
    <w:rsid w:val="0E3B1299"/>
    <w:rsid w:val="0EA43580"/>
    <w:rsid w:val="0ECD0EC7"/>
    <w:rsid w:val="0ECF3A2E"/>
    <w:rsid w:val="0F0628D5"/>
    <w:rsid w:val="0F8E6B48"/>
    <w:rsid w:val="0F8E72EB"/>
    <w:rsid w:val="0F90152A"/>
    <w:rsid w:val="0FDD6C89"/>
    <w:rsid w:val="0FE102D1"/>
    <w:rsid w:val="0FF90D80"/>
    <w:rsid w:val="101155D1"/>
    <w:rsid w:val="103A6796"/>
    <w:rsid w:val="1044186E"/>
    <w:rsid w:val="10731528"/>
    <w:rsid w:val="109953F8"/>
    <w:rsid w:val="10A94559"/>
    <w:rsid w:val="10AA11F7"/>
    <w:rsid w:val="10C80F25"/>
    <w:rsid w:val="10F52887"/>
    <w:rsid w:val="11002DE7"/>
    <w:rsid w:val="111349B5"/>
    <w:rsid w:val="112F394B"/>
    <w:rsid w:val="11401DD7"/>
    <w:rsid w:val="116C2D76"/>
    <w:rsid w:val="11741C79"/>
    <w:rsid w:val="11785D13"/>
    <w:rsid w:val="11886353"/>
    <w:rsid w:val="119C7ADE"/>
    <w:rsid w:val="11AD68E1"/>
    <w:rsid w:val="11B04A13"/>
    <w:rsid w:val="11BD174B"/>
    <w:rsid w:val="123D68F2"/>
    <w:rsid w:val="125750BE"/>
    <w:rsid w:val="129219BA"/>
    <w:rsid w:val="12CB0F78"/>
    <w:rsid w:val="12CF7C51"/>
    <w:rsid w:val="12E02C02"/>
    <w:rsid w:val="13100D6B"/>
    <w:rsid w:val="131A31D9"/>
    <w:rsid w:val="133E305C"/>
    <w:rsid w:val="13453E2F"/>
    <w:rsid w:val="13516C1C"/>
    <w:rsid w:val="136C71B6"/>
    <w:rsid w:val="13745800"/>
    <w:rsid w:val="13776ECE"/>
    <w:rsid w:val="13937625"/>
    <w:rsid w:val="13B84698"/>
    <w:rsid w:val="13E9340F"/>
    <w:rsid w:val="13FE7656"/>
    <w:rsid w:val="14411E6C"/>
    <w:rsid w:val="148B320D"/>
    <w:rsid w:val="14CD0A26"/>
    <w:rsid w:val="15476587"/>
    <w:rsid w:val="15873DBC"/>
    <w:rsid w:val="15AA200D"/>
    <w:rsid w:val="15EE765A"/>
    <w:rsid w:val="15FE5F40"/>
    <w:rsid w:val="16063554"/>
    <w:rsid w:val="161926B9"/>
    <w:rsid w:val="162952CB"/>
    <w:rsid w:val="16442381"/>
    <w:rsid w:val="16473E70"/>
    <w:rsid w:val="164E7563"/>
    <w:rsid w:val="1668284D"/>
    <w:rsid w:val="16903DBB"/>
    <w:rsid w:val="16AB3CB9"/>
    <w:rsid w:val="16E31920"/>
    <w:rsid w:val="16E80110"/>
    <w:rsid w:val="16F4414A"/>
    <w:rsid w:val="171B77AB"/>
    <w:rsid w:val="173646A1"/>
    <w:rsid w:val="17526713"/>
    <w:rsid w:val="177B7D38"/>
    <w:rsid w:val="17C32EAE"/>
    <w:rsid w:val="17D14C53"/>
    <w:rsid w:val="186202CE"/>
    <w:rsid w:val="186C1ADA"/>
    <w:rsid w:val="18777AF1"/>
    <w:rsid w:val="187D04EE"/>
    <w:rsid w:val="18F77CBE"/>
    <w:rsid w:val="190D55EB"/>
    <w:rsid w:val="1919601E"/>
    <w:rsid w:val="196329F7"/>
    <w:rsid w:val="19D44DCF"/>
    <w:rsid w:val="19FC0CC2"/>
    <w:rsid w:val="1A100792"/>
    <w:rsid w:val="1A37112C"/>
    <w:rsid w:val="1A453392"/>
    <w:rsid w:val="1A603929"/>
    <w:rsid w:val="1A745FFC"/>
    <w:rsid w:val="1A7E2ACE"/>
    <w:rsid w:val="1A9B4C4E"/>
    <w:rsid w:val="1B087432"/>
    <w:rsid w:val="1B1C1F50"/>
    <w:rsid w:val="1B1E1393"/>
    <w:rsid w:val="1B4005B7"/>
    <w:rsid w:val="1B822FE2"/>
    <w:rsid w:val="1B8539E9"/>
    <w:rsid w:val="1BD542AB"/>
    <w:rsid w:val="1BFF6637"/>
    <w:rsid w:val="1C3C24AA"/>
    <w:rsid w:val="1C512E16"/>
    <w:rsid w:val="1C723732"/>
    <w:rsid w:val="1C833CA3"/>
    <w:rsid w:val="1CA47F86"/>
    <w:rsid w:val="1CAB0B94"/>
    <w:rsid w:val="1CB53801"/>
    <w:rsid w:val="1CBC37E4"/>
    <w:rsid w:val="1CCA0DCF"/>
    <w:rsid w:val="1CDE0BCB"/>
    <w:rsid w:val="1D1F30EE"/>
    <w:rsid w:val="1D4317F9"/>
    <w:rsid w:val="1D8A3171"/>
    <w:rsid w:val="1D8A54E9"/>
    <w:rsid w:val="1D936674"/>
    <w:rsid w:val="1D945986"/>
    <w:rsid w:val="1DA038A2"/>
    <w:rsid w:val="1E3F72D1"/>
    <w:rsid w:val="1E926827"/>
    <w:rsid w:val="1EC62430"/>
    <w:rsid w:val="1EDB4E3E"/>
    <w:rsid w:val="1EDD15C6"/>
    <w:rsid w:val="1F160196"/>
    <w:rsid w:val="1F1B331A"/>
    <w:rsid w:val="1F2050EB"/>
    <w:rsid w:val="1F680802"/>
    <w:rsid w:val="1F844B7C"/>
    <w:rsid w:val="1FDF70E3"/>
    <w:rsid w:val="1FEB6C95"/>
    <w:rsid w:val="1FF14C8E"/>
    <w:rsid w:val="20157065"/>
    <w:rsid w:val="20201DF6"/>
    <w:rsid w:val="2041695C"/>
    <w:rsid w:val="20454F08"/>
    <w:rsid w:val="20CC6B74"/>
    <w:rsid w:val="21051C86"/>
    <w:rsid w:val="212B4502"/>
    <w:rsid w:val="213D1AD2"/>
    <w:rsid w:val="215F2CA8"/>
    <w:rsid w:val="218C534B"/>
    <w:rsid w:val="21C25298"/>
    <w:rsid w:val="21D011F8"/>
    <w:rsid w:val="21E51B11"/>
    <w:rsid w:val="222C4BCD"/>
    <w:rsid w:val="22742DEA"/>
    <w:rsid w:val="22834FBC"/>
    <w:rsid w:val="228807C6"/>
    <w:rsid w:val="228957F3"/>
    <w:rsid w:val="22967E94"/>
    <w:rsid w:val="22D86E9D"/>
    <w:rsid w:val="22D8725B"/>
    <w:rsid w:val="22DB5EEE"/>
    <w:rsid w:val="22F673E2"/>
    <w:rsid w:val="23110ED7"/>
    <w:rsid w:val="232831B4"/>
    <w:rsid w:val="234E6D00"/>
    <w:rsid w:val="239528FF"/>
    <w:rsid w:val="23F212DB"/>
    <w:rsid w:val="2401409D"/>
    <w:rsid w:val="24262EA0"/>
    <w:rsid w:val="245327C6"/>
    <w:rsid w:val="24732C3E"/>
    <w:rsid w:val="24900DC0"/>
    <w:rsid w:val="24A84BC8"/>
    <w:rsid w:val="24EE2030"/>
    <w:rsid w:val="257976CD"/>
    <w:rsid w:val="25F740EC"/>
    <w:rsid w:val="26392801"/>
    <w:rsid w:val="264947CF"/>
    <w:rsid w:val="26D83222"/>
    <w:rsid w:val="27035A46"/>
    <w:rsid w:val="270F387B"/>
    <w:rsid w:val="27154FE4"/>
    <w:rsid w:val="27171D42"/>
    <w:rsid w:val="27293D21"/>
    <w:rsid w:val="27453022"/>
    <w:rsid w:val="277C1221"/>
    <w:rsid w:val="27C168CD"/>
    <w:rsid w:val="28086E5E"/>
    <w:rsid w:val="283C2F6D"/>
    <w:rsid w:val="28411375"/>
    <w:rsid w:val="284505D6"/>
    <w:rsid w:val="286C721E"/>
    <w:rsid w:val="28B245EB"/>
    <w:rsid w:val="28F43B75"/>
    <w:rsid w:val="29957CEF"/>
    <w:rsid w:val="299E5BE2"/>
    <w:rsid w:val="29A1346A"/>
    <w:rsid w:val="29CC2678"/>
    <w:rsid w:val="29E42183"/>
    <w:rsid w:val="29F06899"/>
    <w:rsid w:val="2A3A7936"/>
    <w:rsid w:val="2A3F0226"/>
    <w:rsid w:val="2A596387"/>
    <w:rsid w:val="2A7D26D7"/>
    <w:rsid w:val="2AC9236C"/>
    <w:rsid w:val="2ACA53EE"/>
    <w:rsid w:val="2AE46A61"/>
    <w:rsid w:val="2B103333"/>
    <w:rsid w:val="2B1B2A0B"/>
    <w:rsid w:val="2B212E71"/>
    <w:rsid w:val="2B487281"/>
    <w:rsid w:val="2B576D84"/>
    <w:rsid w:val="2BB75D8C"/>
    <w:rsid w:val="2BD9380A"/>
    <w:rsid w:val="2C0B05E6"/>
    <w:rsid w:val="2C1866AA"/>
    <w:rsid w:val="2C364919"/>
    <w:rsid w:val="2C4F7DE8"/>
    <w:rsid w:val="2C534231"/>
    <w:rsid w:val="2C6D2D90"/>
    <w:rsid w:val="2C770E96"/>
    <w:rsid w:val="2CE01F98"/>
    <w:rsid w:val="2CE874E8"/>
    <w:rsid w:val="2CEB43DA"/>
    <w:rsid w:val="2D0D7DE0"/>
    <w:rsid w:val="2D1E7EFD"/>
    <w:rsid w:val="2D270B0E"/>
    <w:rsid w:val="2D4075EA"/>
    <w:rsid w:val="2D493AD7"/>
    <w:rsid w:val="2DD90FBF"/>
    <w:rsid w:val="2DE14DA2"/>
    <w:rsid w:val="2DE50BA8"/>
    <w:rsid w:val="2DF7447F"/>
    <w:rsid w:val="2E194A03"/>
    <w:rsid w:val="2E671897"/>
    <w:rsid w:val="2E754437"/>
    <w:rsid w:val="2E8A3980"/>
    <w:rsid w:val="2E9B2E62"/>
    <w:rsid w:val="2EAD1457"/>
    <w:rsid w:val="2EC061E2"/>
    <w:rsid w:val="2F2448C8"/>
    <w:rsid w:val="2F332560"/>
    <w:rsid w:val="2FAA68F0"/>
    <w:rsid w:val="2FF43D04"/>
    <w:rsid w:val="303B18E3"/>
    <w:rsid w:val="30765890"/>
    <w:rsid w:val="30A15D63"/>
    <w:rsid w:val="30B010C2"/>
    <w:rsid w:val="30B478AB"/>
    <w:rsid w:val="30CF697F"/>
    <w:rsid w:val="311979A3"/>
    <w:rsid w:val="317D64D7"/>
    <w:rsid w:val="319312E3"/>
    <w:rsid w:val="31B50BCC"/>
    <w:rsid w:val="3222746A"/>
    <w:rsid w:val="32296CCA"/>
    <w:rsid w:val="3236226F"/>
    <w:rsid w:val="328002D4"/>
    <w:rsid w:val="32986D0D"/>
    <w:rsid w:val="32A1569B"/>
    <w:rsid w:val="32CA4391"/>
    <w:rsid w:val="32FC2245"/>
    <w:rsid w:val="331127F7"/>
    <w:rsid w:val="3379548D"/>
    <w:rsid w:val="337D0CE6"/>
    <w:rsid w:val="339B6C6C"/>
    <w:rsid w:val="33BF11D3"/>
    <w:rsid w:val="34A055C1"/>
    <w:rsid w:val="34A6682B"/>
    <w:rsid w:val="350878A5"/>
    <w:rsid w:val="35556BFB"/>
    <w:rsid w:val="357B7DF4"/>
    <w:rsid w:val="357F63D8"/>
    <w:rsid w:val="35A17C53"/>
    <w:rsid w:val="35C97DE9"/>
    <w:rsid w:val="35CA0278"/>
    <w:rsid w:val="35E94563"/>
    <w:rsid w:val="36145C07"/>
    <w:rsid w:val="3626244E"/>
    <w:rsid w:val="366E086E"/>
    <w:rsid w:val="36C7192B"/>
    <w:rsid w:val="36E73999"/>
    <w:rsid w:val="370619D4"/>
    <w:rsid w:val="374D4DCE"/>
    <w:rsid w:val="377048A5"/>
    <w:rsid w:val="37D0608E"/>
    <w:rsid w:val="37D46AE9"/>
    <w:rsid w:val="37EC5E46"/>
    <w:rsid w:val="3819767C"/>
    <w:rsid w:val="381C09A9"/>
    <w:rsid w:val="3842212D"/>
    <w:rsid w:val="384F5BCD"/>
    <w:rsid w:val="390E2B3A"/>
    <w:rsid w:val="3911280A"/>
    <w:rsid w:val="39136178"/>
    <w:rsid w:val="39197362"/>
    <w:rsid w:val="39287AFD"/>
    <w:rsid w:val="3932458A"/>
    <w:rsid w:val="39E0088E"/>
    <w:rsid w:val="39F21E1B"/>
    <w:rsid w:val="3A576C44"/>
    <w:rsid w:val="3A836959"/>
    <w:rsid w:val="3A9207D7"/>
    <w:rsid w:val="3AAA4A61"/>
    <w:rsid w:val="3ACB4783"/>
    <w:rsid w:val="3ACE11CE"/>
    <w:rsid w:val="3ADB3EEB"/>
    <w:rsid w:val="3AE921D1"/>
    <w:rsid w:val="3B7F3C9C"/>
    <w:rsid w:val="3B8906C7"/>
    <w:rsid w:val="3BA820FC"/>
    <w:rsid w:val="3BA91FF5"/>
    <w:rsid w:val="3BBC7E74"/>
    <w:rsid w:val="3BD618FF"/>
    <w:rsid w:val="3C5428F3"/>
    <w:rsid w:val="3CB63DDB"/>
    <w:rsid w:val="3CE245B7"/>
    <w:rsid w:val="3D08790A"/>
    <w:rsid w:val="3D155162"/>
    <w:rsid w:val="3D1A4B4B"/>
    <w:rsid w:val="3D307DAE"/>
    <w:rsid w:val="3D4571DA"/>
    <w:rsid w:val="3D7B7B05"/>
    <w:rsid w:val="3DC51C7E"/>
    <w:rsid w:val="3DD3304A"/>
    <w:rsid w:val="3DE808B0"/>
    <w:rsid w:val="3DFC05DE"/>
    <w:rsid w:val="3E00718F"/>
    <w:rsid w:val="3E203BA7"/>
    <w:rsid w:val="3E394680"/>
    <w:rsid w:val="3E5714D9"/>
    <w:rsid w:val="3E9C5B20"/>
    <w:rsid w:val="3ED46780"/>
    <w:rsid w:val="3F1A2526"/>
    <w:rsid w:val="3F4F1F5B"/>
    <w:rsid w:val="3F730E91"/>
    <w:rsid w:val="3FA12E24"/>
    <w:rsid w:val="3FDF77B3"/>
    <w:rsid w:val="3FEB4C12"/>
    <w:rsid w:val="405A06CD"/>
    <w:rsid w:val="40892A7D"/>
    <w:rsid w:val="409B7F3A"/>
    <w:rsid w:val="40A95C7A"/>
    <w:rsid w:val="40E701A4"/>
    <w:rsid w:val="40F90A86"/>
    <w:rsid w:val="417B2408"/>
    <w:rsid w:val="41874CAA"/>
    <w:rsid w:val="4188040F"/>
    <w:rsid w:val="41CD09AC"/>
    <w:rsid w:val="41D346B7"/>
    <w:rsid w:val="41EB24D2"/>
    <w:rsid w:val="42163C01"/>
    <w:rsid w:val="4248272A"/>
    <w:rsid w:val="42710758"/>
    <w:rsid w:val="42A02B25"/>
    <w:rsid w:val="42B96B10"/>
    <w:rsid w:val="42CE3806"/>
    <w:rsid w:val="42E97645"/>
    <w:rsid w:val="42F23D6F"/>
    <w:rsid w:val="4383051A"/>
    <w:rsid w:val="438758A1"/>
    <w:rsid w:val="43887936"/>
    <w:rsid w:val="43DA584F"/>
    <w:rsid w:val="43EE5C59"/>
    <w:rsid w:val="43F052A5"/>
    <w:rsid w:val="4447673D"/>
    <w:rsid w:val="444C4CCA"/>
    <w:rsid w:val="4462189C"/>
    <w:rsid w:val="44636BE1"/>
    <w:rsid w:val="448B5AD7"/>
    <w:rsid w:val="449C2809"/>
    <w:rsid w:val="44EE598B"/>
    <w:rsid w:val="457E1AC5"/>
    <w:rsid w:val="45AA48CD"/>
    <w:rsid w:val="45E32829"/>
    <w:rsid w:val="45F20665"/>
    <w:rsid w:val="4600763E"/>
    <w:rsid w:val="46104E5C"/>
    <w:rsid w:val="461118FF"/>
    <w:rsid w:val="46703993"/>
    <w:rsid w:val="46951F6B"/>
    <w:rsid w:val="46CA1065"/>
    <w:rsid w:val="46D43E12"/>
    <w:rsid w:val="46F02547"/>
    <w:rsid w:val="4713288A"/>
    <w:rsid w:val="471921A4"/>
    <w:rsid w:val="471F70BD"/>
    <w:rsid w:val="47536173"/>
    <w:rsid w:val="476F425E"/>
    <w:rsid w:val="47765EF7"/>
    <w:rsid w:val="47870AFE"/>
    <w:rsid w:val="47BB3840"/>
    <w:rsid w:val="47C07F8A"/>
    <w:rsid w:val="47D9150E"/>
    <w:rsid w:val="47FE4A51"/>
    <w:rsid w:val="4801218C"/>
    <w:rsid w:val="481D7F45"/>
    <w:rsid w:val="48292FE1"/>
    <w:rsid w:val="483277DA"/>
    <w:rsid w:val="485E5FFA"/>
    <w:rsid w:val="4879554B"/>
    <w:rsid w:val="48917A76"/>
    <w:rsid w:val="48925DD6"/>
    <w:rsid w:val="489C054A"/>
    <w:rsid w:val="489E4C3D"/>
    <w:rsid w:val="48ED780E"/>
    <w:rsid w:val="48F71955"/>
    <w:rsid w:val="49030283"/>
    <w:rsid w:val="49281EE3"/>
    <w:rsid w:val="492B0A05"/>
    <w:rsid w:val="49756FD3"/>
    <w:rsid w:val="498F4254"/>
    <w:rsid w:val="499D2105"/>
    <w:rsid w:val="49AC54DA"/>
    <w:rsid w:val="49D57F52"/>
    <w:rsid w:val="49ED691A"/>
    <w:rsid w:val="4A2A2B2B"/>
    <w:rsid w:val="4A405D45"/>
    <w:rsid w:val="4ABD3797"/>
    <w:rsid w:val="4AD32D4B"/>
    <w:rsid w:val="4B4A4AB9"/>
    <w:rsid w:val="4B634152"/>
    <w:rsid w:val="4B675148"/>
    <w:rsid w:val="4C053228"/>
    <w:rsid w:val="4C271B95"/>
    <w:rsid w:val="4CA4176C"/>
    <w:rsid w:val="4CB42379"/>
    <w:rsid w:val="4D9B71BB"/>
    <w:rsid w:val="4DB5680E"/>
    <w:rsid w:val="4E1E7B80"/>
    <w:rsid w:val="4E4575E9"/>
    <w:rsid w:val="4E493C69"/>
    <w:rsid w:val="4E9C7C45"/>
    <w:rsid w:val="4EA70DA1"/>
    <w:rsid w:val="4EDC54BF"/>
    <w:rsid w:val="4EF8352C"/>
    <w:rsid w:val="4F4F4209"/>
    <w:rsid w:val="4F7A4CAC"/>
    <w:rsid w:val="4F7C33C0"/>
    <w:rsid w:val="4FA0789B"/>
    <w:rsid w:val="500619E9"/>
    <w:rsid w:val="501D52DD"/>
    <w:rsid w:val="509D0D62"/>
    <w:rsid w:val="50E22334"/>
    <w:rsid w:val="5111695A"/>
    <w:rsid w:val="514C2E2B"/>
    <w:rsid w:val="515B0BA0"/>
    <w:rsid w:val="516C32D6"/>
    <w:rsid w:val="51DA1C8B"/>
    <w:rsid w:val="52191B99"/>
    <w:rsid w:val="522033E0"/>
    <w:rsid w:val="52247587"/>
    <w:rsid w:val="523109F8"/>
    <w:rsid w:val="523A26AE"/>
    <w:rsid w:val="52714CD1"/>
    <w:rsid w:val="52C969C7"/>
    <w:rsid w:val="52E21E4A"/>
    <w:rsid w:val="5322081E"/>
    <w:rsid w:val="5351081C"/>
    <w:rsid w:val="53560136"/>
    <w:rsid w:val="53776CED"/>
    <w:rsid w:val="537D78A6"/>
    <w:rsid w:val="53C83FBC"/>
    <w:rsid w:val="53F8433A"/>
    <w:rsid w:val="540A0367"/>
    <w:rsid w:val="5411558E"/>
    <w:rsid w:val="542A579F"/>
    <w:rsid w:val="5494349C"/>
    <w:rsid w:val="54CC2207"/>
    <w:rsid w:val="54EC59B9"/>
    <w:rsid w:val="550A1DB1"/>
    <w:rsid w:val="552C421B"/>
    <w:rsid w:val="557E3ED5"/>
    <w:rsid w:val="558758B9"/>
    <w:rsid w:val="55B82608"/>
    <w:rsid w:val="55BE7DC3"/>
    <w:rsid w:val="55DC246A"/>
    <w:rsid w:val="55E4737D"/>
    <w:rsid w:val="55F3448B"/>
    <w:rsid w:val="561F7200"/>
    <w:rsid w:val="565F4C4E"/>
    <w:rsid w:val="569D7912"/>
    <w:rsid w:val="569F6F75"/>
    <w:rsid w:val="56AE7697"/>
    <w:rsid w:val="56B95E35"/>
    <w:rsid w:val="56BE02D9"/>
    <w:rsid w:val="56FF53E7"/>
    <w:rsid w:val="5771786D"/>
    <w:rsid w:val="57A61FC0"/>
    <w:rsid w:val="57AB7158"/>
    <w:rsid w:val="57AC1870"/>
    <w:rsid w:val="57CA6F26"/>
    <w:rsid w:val="57D97FB0"/>
    <w:rsid w:val="57E03EF4"/>
    <w:rsid w:val="57E322AD"/>
    <w:rsid w:val="57F74B54"/>
    <w:rsid w:val="58905914"/>
    <w:rsid w:val="589B0C51"/>
    <w:rsid w:val="58BC4894"/>
    <w:rsid w:val="58C3538E"/>
    <w:rsid w:val="5917383D"/>
    <w:rsid w:val="5928798C"/>
    <w:rsid w:val="59337E77"/>
    <w:rsid w:val="59486A33"/>
    <w:rsid w:val="5955404A"/>
    <w:rsid w:val="59604897"/>
    <w:rsid w:val="59A21A03"/>
    <w:rsid w:val="59AD68AD"/>
    <w:rsid w:val="59C54F97"/>
    <w:rsid w:val="59C93C68"/>
    <w:rsid w:val="5A073F68"/>
    <w:rsid w:val="5A2C4231"/>
    <w:rsid w:val="5A613DEC"/>
    <w:rsid w:val="5A937A17"/>
    <w:rsid w:val="5AFE10F6"/>
    <w:rsid w:val="5B466B80"/>
    <w:rsid w:val="5B4C52A8"/>
    <w:rsid w:val="5B6F387B"/>
    <w:rsid w:val="5B720EC3"/>
    <w:rsid w:val="5B8C22C8"/>
    <w:rsid w:val="5BD031AE"/>
    <w:rsid w:val="5BD558C6"/>
    <w:rsid w:val="5C194032"/>
    <w:rsid w:val="5C1C65D0"/>
    <w:rsid w:val="5C3C4100"/>
    <w:rsid w:val="5CA354F7"/>
    <w:rsid w:val="5CCD3419"/>
    <w:rsid w:val="5CDC45A5"/>
    <w:rsid w:val="5CE740B9"/>
    <w:rsid w:val="5D614A36"/>
    <w:rsid w:val="5D661A28"/>
    <w:rsid w:val="5D746B0D"/>
    <w:rsid w:val="5D797B5C"/>
    <w:rsid w:val="5D8206F2"/>
    <w:rsid w:val="5D9179EB"/>
    <w:rsid w:val="5D9E6F14"/>
    <w:rsid w:val="5DAA0DB9"/>
    <w:rsid w:val="5DB758D1"/>
    <w:rsid w:val="5DCB558A"/>
    <w:rsid w:val="5E116A48"/>
    <w:rsid w:val="5EA62C69"/>
    <w:rsid w:val="5EB506FA"/>
    <w:rsid w:val="5ECE1F04"/>
    <w:rsid w:val="5EF932A5"/>
    <w:rsid w:val="5F15709B"/>
    <w:rsid w:val="5F195B20"/>
    <w:rsid w:val="5FA06D37"/>
    <w:rsid w:val="5FCC7028"/>
    <w:rsid w:val="5FCF59E3"/>
    <w:rsid w:val="600E2A44"/>
    <w:rsid w:val="601457C5"/>
    <w:rsid w:val="604435E4"/>
    <w:rsid w:val="60DC3790"/>
    <w:rsid w:val="60F16EA5"/>
    <w:rsid w:val="60FF226B"/>
    <w:rsid w:val="61385F35"/>
    <w:rsid w:val="616408F6"/>
    <w:rsid w:val="616617B2"/>
    <w:rsid w:val="618A3D16"/>
    <w:rsid w:val="61B01CAB"/>
    <w:rsid w:val="61C617CD"/>
    <w:rsid w:val="62050852"/>
    <w:rsid w:val="62052723"/>
    <w:rsid w:val="620C4719"/>
    <w:rsid w:val="62156EEA"/>
    <w:rsid w:val="623D7177"/>
    <w:rsid w:val="62E0379A"/>
    <w:rsid w:val="62FD4639"/>
    <w:rsid w:val="639778D1"/>
    <w:rsid w:val="64191E7D"/>
    <w:rsid w:val="642F6AF7"/>
    <w:rsid w:val="648336E1"/>
    <w:rsid w:val="64D10372"/>
    <w:rsid w:val="64D41C2A"/>
    <w:rsid w:val="64D60590"/>
    <w:rsid w:val="64DE64AE"/>
    <w:rsid w:val="65A77D25"/>
    <w:rsid w:val="65C93028"/>
    <w:rsid w:val="66412B3E"/>
    <w:rsid w:val="66795713"/>
    <w:rsid w:val="66B61586"/>
    <w:rsid w:val="66FD3331"/>
    <w:rsid w:val="67101340"/>
    <w:rsid w:val="67127CE2"/>
    <w:rsid w:val="67182BDD"/>
    <w:rsid w:val="67184377"/>
    <w:rsid w:val="672E5CB6"/>
    <w:rsid w:val="6731598B"/>
    <w:rsid w:val="678B0AE3"/>
    <w:rsid w:val="67BF2D51"/>
    <w:rsid w:val="67CE0CF3"/>
    <w:rsid w:val="67D93A98"/>
    <w:rsid w:val="67F25A83"/>
    <w:rsid w:val="686C368D"/>
    <w:rsid w:val="687C6B3D"/>
    <w:rsid w:val="688911B7"/>
    <w:rsid w:val="689932BF"/>
    <w:rsid w:val="689A1EA3"/>
    <w:rsid w:val="689D1B4C"/>
    <w:rsid w:val="68A71FF2"/>
    <w:rsid w:val="68FA4A28"/>
    <w:rsid w:val="68FD31AC"/>
    <w:rsid w:val="69B1205C"/>
    <w:rsid w:val="69B2143A"/>
    <w:rsid w:val="69C244BC"/>
    <w:rsid w:val="6A060EEC"/>
    <w:rsid w:val="6A1260CD"/>
    <w:rsid w:val="6A142BF0"/>
    <w:rsid w:val="6A1E720F"/>
    <w:rsid w:val="6A4901E7"/>
    <w:rsid w:val="6A9A1749"/>
    <w:rsid w:val="6ADA1242"/>
    <w:rsid w:val="6ADF77C4"/>
    <w:rsid w:val="6B077446"/>
    <w:rsid w:val="6B255DDD"/>
    <w:rsid w:val="6B405C15"/>
    <w:rsid w:val="6B5D33BF"/>
    <w:rsid w:val="6B6F6BDF"/>
    <w:rsid w:val="6BB6451C"/>
    <w:rsid w:val="6BEE261E"/>
    <w:rsid w:val="6C1C28C2"/>
    <w:rsid w:val="6C2B717B"/>
    <w:rsid w:val="6C3F7F44"/>
    <w:rsid w:val="6C6755E8"/>
    <w:rsid w:val="6C822DCF"/>
    <w:rsid w:val="6C916DBF"/>
    <w:rsid w:val="6CBF6119"/>
    <w:rsid w:val="6CC25DFC"/>
    <w:rsid w:val="6D934E74"/>
    <w:rsid w:val="6DBC600B"/>
    <w:rsid w:val="6DF25A09"/>
    <w:rsid w:val="6DFA619C"/>
    <w:rsid w:val="6E600E97"/>
    <w:rsid w:val="6F0E0DA5"/>
    <w:rsid w:val="6F3C7908"/>
    <w:rsid w:val="6F457C80"/>
    <w:rsid w:val="6F4A4A23"/>
    <w:rsid w:val="6F6210C3"/>
    <w:rsid w:val="6F864313"/>
    <w:rsid w:val="6FC1036B"/>
    <w:rsid w:val="6FDC0372"/>
    <w:rsid w:val="700638D2"/>
    <w:rsid w:val="702A175F"/>
    <w:rsid w:val="70594C98"/>
    <w:rsid w:val="708658CE"/>
    <w:rsid w:val="70A64745"/>
    <w:rsid w:val="70D4784F"/>
    <w:rsid w:val="70F76FDB"/>
    <w:rsid w:val="712947FB"/>
    <w:rsid w:val="71435132"/>
    <w:rsid w:val="71745909"/>
    <w:rsid w:val="719624C6"/>
    <w:rsid w:val="719B3E00"/>
    <w:rsid w:val="719E3557"/>
    <w:rsid w:val="728C475B"/>
    <w:rsid w:val="72BE212A"/>
    <w:rsid w:val="72CE61C2"/>
    <w:rsid w:val="73901766"/>
    <w:rsid w:val="73952C04"/>
    <w:rsid w:val="739D3464"/>
    <w:rsid w:val="73A463B1"/>
    <w:rsid w:val="73D84F86"/>
    <w:rsid w:val="73DC57FD"/>
    <w:rsid w:val="74001776"/>
    <w:rsid w:val="74270A00"/>
    <w:rsid w:val="74323C3F"/>
    <w:rsid w:val="74523B89"/>
    <w:rsid w:val="745605B4"/>
    <w:rsid w:val="74A23C6A"/>
    <w:rsid w:val="74CA76DC"/>
    <w:rsid w:val="75965F64"/>
    <w:rsid w:val="75A13364"/>
    <w:rsid w:val="75C42D2A"/>
    <w:rsid w:val="75CA5A83"/>
    <w:rsid w:val="75D26FF6"/>
    <w:rsid w:val="75D52831"/>
    <w:rsid w:val="76012D41"/>
    <w:rsid w:val="76733BF2"/>
    <w:rsid w:val="76751E9F"/>
    <w:rsid w:val="76D241DA"/>
    <w:rsid w:val="76D24425"/>
    <w:rsid w:val="76FD2CAD"/>
    <w:rsid w:val="77075D41"/>
    <w:rsid w:val="771F2BB6"/>
    <w:rsid w:val="77307C8A"/>
    <w:rsid w:val="7795484C"/>
    <w:rsid w:val="77EF22B9"/>
    <w:rsid w:val="77EF6C46"/>
    <w:rsid w:val="78554C32"/>
    <w:rsid w:val="786E4F07"/>
    <w:rsid w:val="788E2B61"/>
    <w:rsid w:val="78A53CF2"/>
    <w:rsid w:val="78C05619"/>
    <w:rsid w:val="78D11949"/>
    <w:rsid w:val="78FB13B2"/>
    <w:rsid w:val="794C5A1A"/>
    <w:rsid w:val="79707965"/>
    <w:rsid w:val="79B2202A"/>
    <w:rsid w:val="79B4208B"/>
    <w:rsid w:val="79BB1E86"/>
    <w:rsid w:val="79EF055A"/>
    <w:rsid w:val="7AFC64B5"/>
    <w:rsid w:val="7B061848"/>
    <w:rsid w:val="7B2C7AC2"/>
    <w:rsid w:val="7B736EC2"/>
    <w:rsid w:val="7BAB61B0"/>
    <w:rsid w:val="7C0C6392"/>
    <w:rsid w:val="7C677273"/>
    <w:rsid w:val="7CC86C5F"/>
    <w:rsid w:val="7CED10D2"/>
    <w:rsid w:val="7CF87044"/>
    <w:rsid w:val="7CFE149D"/>
    <w:rsid w:val="7D1D69F4"/>
    <w:rsid w:val="7D2238FE"/>
    <w:rsid w:val="7D3D72F6"/>
    <w:rsid w:val="7D4D5201"/>
    <w:rsid w:val="7D917E18"/>
    <w:rsid w:val="7D970905"/>
    <w:rsid w:val="7DAD6EE3"/>
    <w:rsid w:val="7DE26CC3"/>
    <w:rsid w:val="7E172038"/>
    <w:rsid w:val="7E2C746D"/>
    <w:rsid w:val="7E3A02C2"/>
    <w:rsid w:val="7E7D78B2"/>
    <w:rsid w:val="7E8F48E9"/>
    <w:rsid w:val="7E9B4EE6"/>
    <w:rsid w:val="7ECD24CA"/>
    <w:rsid w:val="7EEB4923"/>
    <w:rsid w:val="7F032B20"/>
    <w:rsid w:val="7F093C1D"/>
    <w:rsid w:val="7F455C40"/>
    <w:rsid w:val="7F472DBB"/>
    <w:rsid w:val="7F8D636E"/>
    <w:rsid w:val="7FAB541F"/>
    <w:rsid w:val="7FB531BC"/>
    <w:rsid w:val="7FB95D82"/>
    <w:rsid w:val="7FD46069"/>
    <w:rsid w:val="7FEE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qFormat="1" w:unhideWhenUsed="0" w:uiPriority="0" w:name="index heading"/>
    <w:lsdException w:qFormat="1" w:uiPriority="35" w:name="caption"/>
    <w:lsdException w:qFormat="1"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0" w:semiHidden="0" w:name="List Bullet"/>
    <w:lsdException w:uiPriority="99" w:name="List Number"/>
    <w:lsdException w:qFormat="1" w:unhideWhenUsed="0" w:uiPriority="0" w:semiHidden="0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qFormat="1" w:unhideWhenUsed="0" w:uiPriority="99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qFormat="1"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ind w:firstLine="480" w:firstLineChars="200"/>
    </w:pPr>
    <w:rPr>
      <w:rFonts w:ascii="Arial" w:hAnsi="Arial" w:eastAsia="微软雅黑" w:cs="Arial"/>
      <w:color w:val="404040" w:themeColor="text1" w:themeTint="BF"/>
      <w:kern w:val="2"/>
      <w:sz w:val="21"/>
      <w:szCs w:val="22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">
    <w:name w:val="heading 1"/>
    <w:basedOn w:val="1"/>
    <w:next w:val="3"/>
    <w:link w:val="63"/>
    <w:qFormat/>
    <w:uiPriority w:val="0"/>
    <w:pPr>
      <w:keepNext/>
      <w:keepLines/>
      <w:numPr>
        <w:ilvl w:val="0"/>
        <w:numId w:val="1"/>
      </w:numPr>
      <w:spacing w:before="340" w:after="330" w:line="240" w:lineRule="atLeast"/>
      <w:ind w:left="431" w:hanging="431" w:firstLineChars="0"/>
      <w:outlineLvl w:val="0"/>
    </w:pPr>
    <w:rPr>
      <w:b/>
      <w:bCs/>
      <w:color w:val="404040" w:themeColor="text1" w:themeTint="BF"/>
      <w:kern w:val="44"/>
      <w:sz w:val="36"/>
      <w:szCs w:val="4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">
    <w:name w:val="heading 2"/>
    <w:basedOn w:val="1"/>
    <w:next w:val="5"/>
    <w:link w:val="64"/>
    <w:unhideWhenUsed/>
    <w:qFormat/>
    <w:uiPriority w:val="0"/>
    <w:pPr>
      <w:keepNext/>
      <w:keepLines/>
      <w:numPr>
        <w:ilvl w:val="1"/>
        <w:numId w:val="1"/>
      </w:numPr>
      <w:spacing w:before="260" w:after="330"/>
      <w:ind w:firstLineChars="0"/>
      <w:outlineLvl w:val="1"/>
    </w:pPr>
    <w:rPr>
      <w:b/>
      <w:bCs/>
      <w:color w:val="404040" w:themeColor="text1" w:themeTint="BF"/>
      <w:sz w:val="32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">
    <w:name w:val="heading 3"/>
    <w:basedOn w:val="1"/>
    <w:next w:val="1"/>
    <w:link w:val="65"/>
    <w:unhideWhenUsed/>
    <w:qFormat/>
    <w:uiPriority w:val="0"/>
    <w:pPr>
      <w:keepNext/>
      <w:keepLines/>
      <w:numPr>
        <w:ilvl w:val="2"/>
        <w:numId w:val="1"/>
      </w:numPr>
      <w:spacing w:before="260" w:after="260"/>
      <w:ind w:firstLineChars="0"/>
      <w:outlineLvl w:val="2"/>
    </w:pPr>
    <w:rPr>
      <w:b/>
      <w:bCs/>
      <w:color w:val="404040" w:themeColor="text1" w:themeTint="BF"/>
      <w:sz w:val="28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6">
    <w:name w:val="heading 4"/>
    <w:basedOn w:val="1"/>
    <w:next w:val="1"/>
    <w:link w:val="66"/>
    <w:unhideWhenUsed/>
    <w:qFormat/>
    <w:uiPriority w:val="0"/>
    <w:pPr>
      <w:numPr>
        <w:ilvl w:val="3"/>
        <w:numId w:val="1"/>
      </w:numPr>
      <w:tabs>
        <w:tab w:val="left" w:pos="235"/>
      </w:tabs>
      <w:spacing w:before="260" w:after="260"/>
      <w:ind w:left="1256" w:leftChars="220" w:hanging="794" w:firstLineChars="0"/>
      <w:outlineLvl w:val="3"/>
    </w:pPr>
    <w:rPr>
      <w:bCs/>
      <w:color w:val="404040" w:themeColor="text1" w:themeTint="BF"/>
      <w:kern w:val="0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7">
    <w:name w:val="heading 5"/>
    <w:basedOn w:val="8"/>
    <w:next w:val="1"/>
    <w:link w:val="73"/>
    <w:unhideWhenUsed/>
    <w:qFormat/>
    <w:uiPriority w:val="0"/>
    <w:pPr>
      <w:numPr>
        <w:ilvl w:val="4"/>
        <w:numId w:val="1"/>
      </w:numPr>
      <w:ind w:firstLineChars="0"/>
      <w:outlineLvl w:val="4"/>
    </w:pPr>
    <w:rPr>
      <w:b/>
      <w:b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6"/>
    <w:basedOn w:val="1"/>
    <w:next w:val="1"/>
    <w:link w:val="76"/>
    <w:qFormat/>
    <w:uiPriority w:val="0"/>
    <w:pPr>
      <w:keepNext/>
      <w:keepLines/>
      <w:widowControl w:val="0"/>
      <w:numPr>
        <w:ilvl w:val="5"/>
        <w:numId w:val="1"/>
      </w:numPr>
      <w:spacing w:before="240" w:after="64" w:line="320" w:lineRule="auto"/>
      <w:ind w:firstLineChars="0"/>
      <w:jc w:val="both"/>
      <w:outlineLvl w:val="5"/>
    </w:pPr>
    <w:rPr>
      <w:rFonts w:eastAsia="黑体" w:cs="Times New Roman"/>
      <w:b/>
      <w:bCs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0">
    <w:name w:val="heading 7"/>
    <w:basedOn w:val="1"/>
    <w:next w:val="1"/>
    <w:link w:val="77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ind w:firstLineChars="0"/>
      <w:jc w:val="both"/>
      <w:outlineLvl w:val="6"/>
    </w:pPr>
    <w:rPr>
      <w:rFonts w:ascii="Times New Roman" w:hAnsi="Times New Roman" w:eastAsia="宋体" w:cs="Times New Roman"/>
      <w:b/>
      <w:bCs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1">
    <w:name w:val="heading 8"/>
    <w:basedOn w:val="1"/>
    <w:next w:val="1"/>
    <w:link w:val="78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ind w:firstLineChars="0"/>
      <w:jc w:val="both"/>
      <w:outlineLvl w:val="7"/>
    </w:pPr>
    <w:rPr>
      <w:rFonts w:eastAsia="黑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2">
    <w:name w:val="heading 9"/>
    <w:basedOn w:val="1"/>
    <w:next w:val="1"/>
    <w:link w:val="79"/>
    <w:qFormat/>
    <w:uiPriority w:val="0"/>
    <w:pPr>
      <w:keepNext/>
      <w:keepLines/>
      <w:widowControl w:val="0"/>
      <w:numPr>
        <w:ilvl w:val="8"/>
        <w:numId w:val="1"/>
      </w:numPr>
      <w:spacing w:before="240" w:after="64" w:line="320" w:lineRule="auto"/>
      <w:ind w:firstLineChars="0"/>
      <w:jc w:val="both"/>
      <w:outlineLvl w:val="8"/>
    </w:pPr>
    <w:rPr>
      <w:rFonts w:eastAsia="黑体" w:cs="Times New Roman"/>
      <w:color w:val="000000"/>
      <w:szCs w:val="21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54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12"/>
    <w:qFormat/>
    <w:uiPriority w:val="99"/>
    <w:pPr>
      <w:widowControl w:val="0"/>
      <w:ind w:firstLine="0" w:firstLineChars="0"/>
      <w:jc w:val="both"/>
    </w:pPr>
    <w:rPr>
      <w:rFonts w:ascii="Times New Roman" w:hAnsi="Times New Roman" w:eastAsia="宋体" w:cs="Times New Roman"/>
      <w:color w:val="000000"/>
      <w:sz w:val="28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8">
    <w:name w:val="List Paragraph"/>
    <w:basedOn w:val="1"/>
    <w:link w:val="75"/>
    <w:qFormat/>
    <w:uiPriority w:val="34"/>
    <w:pPr>
      <w:ind w:firstLine="42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4">
    <w:name w:val="index 8"/>
    <w:basedOn w:val="1"/>
    <w:next w:val="1"/>
    <w:semiHidden/>
    <w:qFormat/>
    <w:uiPriority w:val="0"/>
    <w:pPr>
      <w:widowControl w:val="0"/>
      <w:ind w:left="1400" w:leftChars="14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5">
    <w:name w:val="Normal Indent"/>
    <w:basedOn w:val="1"/>
    <w:link w:val="110"/>
    <w:qFormat/>
    <w:uiPriority w:val="99"/>
    <w:pPr>
      <w:widowControl w:val="0"/>
      <w:autoSpaceDE w:val="0"/>
      <w:autoSpaceDN w:val="0"/>
      <w:spacing w:line="315" w:lineRule="atLeast"/>
      <w:ind w:firstLine="420" w:firstLineChars="0"/>
    </w:pPr>
    <w:rPr>
      <w:rFonts w:ascii="楷体_GB2312" w:hAnsi="Times New Roman" w:eastAsia="楷体_GB2312" w:cs="Times New Roman"/>
      <w:color w:val="000000"/>
      <w:kern w:val="0"/>
      <w:sz w:val="28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6">
    <w:name w:val="index 5"/>
    <w:basedOn w:val="1"/>
    <w:next w:val="1"/>
    <w:semiHidden/>
    <w:qFormat/>
    <w:uiPriority w:val="0"/>
    <w:pPr>
      <w:widowControl w:val="0"/>
      <w:ind w:left="800" w:leftChars="8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7">
    <w:name w:val="List Bullet"/>
    <w:basedOn w:val="1"/>
    <w:unhideWhenUsed/>
    <w:qFormat/>
    <w:uiPriority w:val="0"/>
    <w:pPr>
      <w:widowControl w:val="0"/>
      <w:numPr>
        <w:ilvl w:val="0"/>
        <w:numId w:val="2"/>
      </w:numPr>
      <w:contextualSpacing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8">
    <w:name w:val="Document Map"/>
    <w:basedOn w:val="1"/>
    <w:link w:val="97"/>
    <w:semiHidden/>
    <w:qFormat/>
    <w:uiPriority w:val="99"/>
    <w:pPr>
      <w:widowControl w:val="0"/>
      <w:ind w:firstLine="0" w:firstLineChars="0"/>
      <w:jc w:val="both"/>
    </w:pPr>
    <w:rPr>
      <w:rFonts w:ascii="宋体" w:hAnsi="Times New Roman" w:eastAsia="宋体" w:cs="Times New Roman"/>
      <w:color w:val="000000"/>
      <w:sz w:val="18"/>
      <w:szCs w:val="1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9">
    <w:name w:val="annotation text"/>
    <w:basedOn w:val="1"/>
    <w:link w:val="81"/>
    <w:unhideWhenUsed/>
    <w:qFormat/>
    <w:uiPriority w:val="99"/>
    <w:pPr>
      <w:widowControl w:val="0"/>
      <w:ind w:firstLine="0" w:firstLineChars="0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0">
    <w:name w:val="index 6"/>
    <w:basedOn w:val="1"/>
    <w:next w:val="1"/>
    <w:semiHidden/>
    <w:qFormat/>
    <w:uiPriority w:val="0"/>
    <w:pPr>
      <w:widowControl w:val="0"/>
      <w:ind w:left="1000" w:leftChars="10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1">
    <w:name w:val="Body Text 3"/>
    <w:basedOn w:val="1"/>
    <w:link w:val="107"/>
    <w:qFormat/>
    <w:uiPriority w:val="0"/>
    <w:pPr>
      <w:widowControl w:val="0"/>
      <w:spacing w:after="120"/>
      <w:ind w:firstLine="0" w:firstLineChars="0"/>
      <w:jc w:val="both"/>
    </w:pPr>
    <w:rPr>
      <w:rFonts w:ascii="Times New Roman" w:hAnsi="Times New Roman" w:eastAsia="宋体" w:cs="Times New Roman"/>
      <w:color w:val="000000"/>
      <w:sz w:val="16"/>
      <w:szCs w:val="16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2">
    <w:name w:val="Body Text Indent"/>
    <w:basedOn w:val="1"/>
    <w:link w:val="85"/>
    <w:qFormat/>
    <w:uiPriority w:val="0"/>
    <w:pPr>
      <w:widowControl w:val="0"/>
      <w:autoSpaceDE w:val="0"/>
      <w:autoSpaceDN w:val="0"/>
      <w:spacing w:after="120" w:line="360" w:lineRule="atLeast"/>
      <w:ind w:left="900" w:firstLine="0" w:firstLineChars="0"/>
      <w:jc w:val="both"/>
    </w:pPr>
    <w:rPr>
      <w:rFonts w:ascii="楷体_GB2312" w:hAnsi="Times New Roman" w:eastAsia="楷体_GB2312" w:cs="Times New Roman"/>
      <w:color w:val="000000"/>
      <w:kern w:val="0"/>
      <w:sz w:val="28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3">
    <w:name w:val="List 2"/>
    <w:basedOn w:val="1"/>
    <w:qFormat/>
    <w:uiPriority w:val="0"/>
    <w:pPr>
      <w:widowControl w:val="0"/>
      <w:ind w:left="100" w:leftChars="200" w:hanging="200" w:hangingChars="20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4">
    <w:name w:val="index 4"/>
    <w:basedOn w:val="1"/>
    <w:next w:val="1"/>
    <w:semiHidden/>
    <w:qFormat/>
    <w:uiPriority w:val="0"/>
    <w:pPr>
      <w:widowControl w:val="0"/>
      <w:ind w:left="600" w:leftChars="6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5">
    <w:name w:val="toc 5"/>
    <w:basedOn w:val="1"/>
    <w:next w:val="1"/>
    <w:unhideWhenUsed/>
    <w:qFormat/>
    <w:uiPriority w:val="39"/>
    <w:pPr>
      <w:ind w:left="1680" w:leftChars="8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6">
    <w:name w:val="toc 3"/>
    <w:basedOn w:val="1"/>
    <w:next w:val="1"/>
    <w:unhideWhenUsed/>
    <w:qFormat/>
    <w:uiPriority w:val="39"/>
    <w:pPr>
      <w:ind w:left="840" w:leftChars="4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7">
    <w:name w:val="Plain Text"/>
    <w:basedOn w:val="1"/>
    <w:link w:val="89"/>
    <w:qFormat/>
    <w:uiPriority w:val="0"/>
    <w:pPr>
      <w:widowControl w:val="0"/>
      <w:ind w:firstLine="0" w:firstLineChars="0"/>
      <w:jc w:val="both"/>
    </w:pPr>
    <w:rPr>
      <w:rFonts w:ascii="宋体" w:hAnsi="Courier New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8">
    <w:name w:val="toc 8"/>
    <w:basedOn w:val="1"/>
    <w:next w:val="1"/>
    <w:unhideWhenUsed/>
    <w:qFormat/>
    <w:uiPriority w:val="39"/>
    <w:pPr>
      <w:ind w:left="2940" w:leftChars="14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index 3"/>
    <w:basedOn w:val="1"/>
    <w:next w:val="1"/>
    <w:semiHidden/>
    <w:qFormat/>
    <w:uiPriority w:val="0"/>
    <w:pPr>
      <w:widowControl w:val="0"/>
      <w:ind w:left="400" w:leftChars="4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0">
    <w:name w:val="Date"/>
    <w:basedOn w:val="1"/>
    <w:next w:val="1"/>
    <w:link w:val="88"/>
    <w:qFormat/>
    <w:uiPriority w:val="0"/>
    <w:pPr>
      <w:widowControl w:val="0"/>
      <w:ind w:left="100" w:leftChars="2500" w:firstLine="0" w:firstLineChars="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1">
    <w:name w:val="Body Text Indent 2"/>
    <w:basedOn w:val="1"/>
    <w:link w:val="86"/>
    <w:qFormat/>
    <w:uiPriority w:val="99"/>
    <w:pPr>
      <w:widowControl w:val="0"/>
      <w:spacing w:line="480" w:lineRule="auto"/>
      <w:jc w:val="both"/>
    </w:pPr>
    <w:rPr>
      <w:rFonts w:ascii="仿宋_GB2312" w:hAnsi="宋体" w:eastAsia="仿宋_GB2312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2">
    <w:name w:val="Balloon Text"/>
    <w:basedOn w:val="1"/>
    <w:link w:val="72"/>
    <w:unhideWhenUsed/>
    <w:qFormat/>
    <w:uiPriority w:val="99"/>
    <w:rPr>
      <w:color w:val="404040" w:themeColor="text1" w:themeTint="BF"/>
      <w:sz w:val="18"/>
      <w:szCs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footer"/>
    <w:basedOn w:val="1"/>
    <w:link w:val="68"/>
    <w:unhideWhenUsed/>
    <w:qFormat/>
    <w:uiPriority w:val="99"/>
    <w:pPr>
      <w:tabs>
        <w:tab w:val="center" w:pos="4153"/>
        <w:tab w:val="right" w:pos="8306"/>
      </w:tabs>
    </w:pPr>
    <w:rPr>
      <w:color w:val="404040" w:themeColor="text1" w:themeTint="BF"/>
      <w:sz w:val="18"/>
      <w:szCs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header"/>
    <w:basedOn w:val="1"/>
    <w:link w:val="6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color w:val="404040" w:themeColor="text1" w:themeTint="BF"/>
      <w:sz w:val="18"/>
      <w:szCs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5">
    <w:name w:val="toc 1"/>
    <w:basedOn w:val="1"/>
    <w:next w:val="1"/>
    <w:unhideWhenUsed/>
    <w:qFormat/>
    <w:uiPriority w:val="39"/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6">
    <w:name w:val="toc 4"/>
    <w:basedOn w:val="1"/>
    <w:next w:val="1"/>
    <w:unhideWhenUsed/>
    <w:qFormat/>
    <w:uiPriority w:val="39"/>
    <w:pPr>
      <w:ind w:left="1260" w:leftChars="6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7">
    <w:name w:val="index heading"/>
    <w:basedOn w:val="1"/>
    <w:next w:val="38"/>
    <w:semiHidden/>
    <w:qFormat/>
    <w:uiPriority w:val="0"/>
    <w:pPr>
      <w:widowControl w:val="0"/>
      <w:ind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8">
    <w:name w:val="index 1"/>
    <w:basedOn w:val="1"/>
    <w:next w:val="1"/>
    <w:semiHidden/>
    <w:qFormat/>
    <w:uiPriority w:val="0"/>
    <w:pPr>
      <w:widowControl w:val="0"/>
      <w:ind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9">
    <w:name w:val="toc 6"/>
    <w:basedOn w:val="1"/>
    <w:next w:val="1"/>
    <w:unhideWhenUsed/>
    <w:qFormat/>
    <w:uiPriority w:val="39"/>
    <w:pPr>
      <w:ind w:left="2100" w:leftChars="10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Body Text Indent 3"/>
    <w:basedOn w:val="1"/>
    <w:link w:val="87"/>
    <w:qFormat/>
    <w:uiPriority w:val="0"/>
    <w:pPr>
      <w:widowControl w:val="0"/>
      <w:spacing w:after="120" w:line="360" w:lineRule="atLeast"/>
      <w:ind w:firstLine="720" w:firstLineChars="30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1">
    <w:name w:val="index 7"/>
    <w:basedOn w:val="1"/>
    <w:next w:val="1"/>
    <w:semiHidden/>
    <w:qFormat/>
    <w:uiPriority w:val="0"/>
    <w:pPr>
      <w:widowControl w:val="0"/>
      <w:ind w:left="1200" w:leftChars="12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2">
    <w:name w:val="index 9"/>
    <w:basedOn w:val="1"/>
    <w:next w:val="1"/>
    <w:semiHidden/>
    <w:qFormat/>
    <w:uiPriority w:val="0"/>
    <w:pPr>
      <w:widowControl w:val="0"/>
      <w:ind w:left="1600" w:leftChars="16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3">
    <w:name w:val="table of figures"/>
    <w:basedOn w:val="1"/>
    <w:next w:val="1"/>
    <w:semiHidden/>
    <w:qFormat/>
    <w:uiPriority w:val="0"/>
    <w:pPr>
      <w:widowControl w:val="0"/>
      <w:ind w:left="840" w:hanging="420" w:firstLineChars="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4">
    <w:name w:val="toc 2"/>
    <w:basedOn w:val="1"/>
    <w:next w:val="1"/>
    <w:unhideWhenUsed/>
    <w:qFormat/>
    <w:uiPriority w:val="39"/>
    <w:pPr>
      <w:ind w:left="420" w:leftChars="2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5">
    <w:name w:val="toc 9"/>
    <w:basedOn w:val="1"/>
    <w:next w:val="1"/>
    <w:unhideWhenUsed/>
    <w:qFormat/>
    <w:uiPriority w:val="39"/>
    <w:pPr>
      <w:ind w:left="3360" w:leftChars="16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6">
    <w:name w:val="HTML Preformatted"/>
    <w:basedOn w:val="1"/>
    <w:link w:val="153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7">
    <w:name w:val="Normal (Web)"/>
    <w:basedOn w:val="1"/>
    <w:unhideWhenUsed/>
    <w:qFormat/>
    <w:uiPriority w:val="99"/>
    <w:pPr>
      <w:spacing w:before="100" w:beforeAutospacing="1" w:after="100" w:afterAutospacing="1"/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8">
    <w:name w:val="index 2"/>
    <w:basedOn w:val="1"/>
    <w:next w:val="1"/>
    <w:semiHidden/>
    <w:qFormat/>
    <w:uiPriority w:val="0"/>
    <w:pPr>
      <w:widowControl w:val="0"/>
      <w:ind w:left="200" w:leftChars="2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9">
    <w:name w:val="Title"/>
    <w:basedOn w:val="1"/>
    <w:next w:val="1"/>
    <w:link w:val="92"/>
    <w:qFormat/>
    <w:uiPriority w:val="0"/>
    <w:pPr>
      <w:widowControl w:val="0"/>
      <w:spacing w:before="240" w:after="60"/>
      <w:ind w:firstLine="0" w:firstLineChars="0"/>
      <w:jc w:val="center"/>
      <w:outlineLvl w:val="0"/>
    </w:pPr>
    <w:rPr>
      <w:rFonts w:ascii="Cambria" w:hAnsi="Cambria" w:eastAsia="宋体" w:cs="Times New Roman"/>
      <w:b/>
      <w:bCs/>
      <w:color w:val="000000"/>
      <w:sz w:val="32"/>
      <w:szCs w:val="32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50">
    <w:name w:val="annotation subject"/>
    <w:basedOn w:val="19"/>
    <w:next w:val="19"/>
    <w:link w:val="82"/>
    <w:unhideWhenUsed/>
    <w:qFormat/>
    <w:uiPriority w:val="99"/>
    <w:rPr>
      <w:b/>
      <w:bCs/>
    </w:rPr>
  </w:style>
  <w:style w:type="paragraph" w:styleId="51">
    <w:name w:val="Body Text First Indent"/>
    <w:basedOn w:val="3"/>
    <w:link w:val="121"/>
    <w:qFormat/>
    <w:uiPriority w:val="0"/>
    <w:pPr>
      <w:spacing w:after="120"/>
      <w:ind w:firstLine="420" w:firstLineChars="100"/>
    </w:pPr>
    <w:rPr>
      <w:sz w:val="24"/>
    </w:rPr>
  </w:style>
  <w:style w:type="table" w:styleId="53">
    <w:name w:val="Table Grid"/>
    <w:basedOn w:val="52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55">
    <w:name w:val="Strong"/>
    <w:qFormat/>
    <w:uiPriority w:val="22"/>
    <w:rPr>
      <w:b/>
      <w:bCs/>
    </w:rPr>
  </w:style>
  <w:style w:type="character" w:styleId="56">
    <w:name w:val="page number"/>
    <w:basedOn w:val="54"/>
    <w:qFormat/>
    <w:uiPriority w:val="0"/>
  </w:style>
  <w:style w:type="character" w:styleId="57">
    <w:name w:val="FollowedHyperlink"/>
    <w:qFormat/>
    <w:uiPriority w:val="0"/>
    <w:rPr>
      <w:color w:val="800080"/>
      <w:u w:val="single"/>
    </w:rPr>
  </w:style>
  <w:style w:type="character" w:styleId="58">
    <w:name w:val="Emphasis"/>
    <w:basedOn w:val="54"/>
    <w:qFormat/>
    <w:uiPriority w:val="20"/>
    <w:rPr>
      <w:i/>
      <w:iCs/>
    </w:rPr>
  </w:style>
  <w:style w:type="character" w:styleId="59">
    <w:name w:val="HTML Acronym"/>
    <w:basedOn w:val="54"/>
    <w:semiHidden/>
    <w:unhideWhenUsed/>
    <w:qFormat/>
    <w:uiPriority w:val="99"/>
  </w:style>
  <w:style w:type="character" w:styleId="60">
    <w:name w:val="Hyperlink"/>
    <w:basedOn w:val="5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1">
    <w:name w:val="HTML Code"/>
    <w:basedOn w:val="5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62">
    <w:name w:val="annotation reference"/>
    <w:basedOn w:val="54"/>
    <w:unhideWhenUsed/>
    <w:qFormat/>
    <w:uiPriority w:val="99"/>
    <w:rPr>
      <w:sz w:val="21"/>
      <w:szCs w:val="21"/>
    </w:rPr>
  </w:style>
  <w:style w:type="character" w:customStyle="1" w:styleId="63">
    <w:name w:val="标题 1 Char1"/>
    <w:basedOn w:val="54"/>
    <w:link w:val="2"/>
    <w:qFormat/>
    <w:uiPriority w:val="0"/>
    <w:rPr>
      <w:rFonts w:ascii="Arial" w:hAnsi="Arial" w:eastAsia="微软雅黑" w:cs="Arial"/>
      <w:b/>
      <w:bCs/>
      <w:color w:val="000000" w:themeColor="text1"/>
      <w:kern w:val="44"/>
      <w:sz w:val="36"/>
      <w:szCs w:val="44"/>
      <w14:textFill>
        <w14:solidFill>
          <w14:schemeClr w14:val="tx1"/>
        </w14:solidFill>
      </w14:textFill>
    </w:rPr>
  </w:style>
  <w:style w:type="character" w:customStyle="1" w:styleId="64">
    <w:name w:val="标题 2 Char"/>
    <w:basedOn w:val="54"/>
    <w:link w:val="4"/>
    <w:qFormat/>
    <w:uiPriority w:val="0"/>
    <w:rPr>
      <w:rFonts w:ascii="Arial" w:hAnsi="Arial" w:eastAsia="微软雅黑" w:cs="Arial"/>
      <w:b/>
      <w:bCs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65">
    <w:name w:val="标题 3 Char"/>
    <w:basedOn w:val="54"/>
    <w:link w:val="5"/>
    <w:qFormat/>
    <w:uiPriority w:val="0"/>
    <w:rPr>
      <w:rFonts w:ascii="Arial" w:hAnsi="Arial" w:eastAsia="微软雅黑" w:cs="Arial"/>
      <w:b/>
      <w:bCs/>
      <w:color w:val="404040" w:themeColor="text1" w:themeTint="BF"/>
      <w:sz w:val="28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6">
    <w:name w:val="标题 4 Char"/>
    <w:basedOn w:val="54"/>
    <w:link w:val="6"/>
    <w:qFormat/>
    <w:uiPriority w:val="0"/>
    <w:rPr>
      <w:rFonts w:ascii="Arial" w:hAnsi="Arial" w:eastAsia="微软雅黑" w:cs="Arial"/>
      <w:bCs/>
      <w:color w:val="404040" w:themeColor="text1" w:themeTint="BF"/>
      <w:kern w:val="0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7">
    <w:name w:val="页眉 Char"/>
    <w:basedOn w:val="54"/>
    <w:link w:val="34"/>
    <w:qFormat/>
    <w:uiPriority w:val="99"/>
    <w:rPr>
      <w:sz w:val="18"/>
      <w:szCs w:val="18"/>
    </w:rPr>
  </w:style>
  <w:style w:type="character" w:customStyle="1" w:styleId="68">
    <w:name w:val="页脚 Char"/>
    <w:basedOn w:val="54"/>
    <w:link w:val="33"/>
    <w:qFormat/>
    <w:uiPriority w:val="99"/>
    <w:rPr>
      <w:sz w:val="18"/>
      <w:szCs w:val="18"/>
    </w:rPr>
  </w:style>
  <w:style w:type="paragraph" w:styleId="69">
    <w:name w:val="No Spacing"/>
    <w:link w:val="70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70">
    <w:name w:val="无间隔 Char"/>
    <w:basedOn w:val="54"/>
    <w:link w:val="69"/>
    <w:qFormat/>
    <w:uiPriority w:val="1"/>
    <w:rPr>
      <w:kern w:val="0"/>
      <w:sz w:val="22"/>
    </w:rPr>
  </w:style>
  <w:style w:type="paragraph" w:customStyle="1" w:styleId="71">
    <w:name w:val="TOC 标题1"/>
    <w:basedOn w:val="2"/>
    <w:next w:val="1"/>
    <w:unhideWhenUsed/>
    <w:qFormat/>
    <w:uiPriority w:val="0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5798D4" w:themeColor="accent1" w:themeTint="BF"/>
      <w:kern w:val="0"/>
      <w:sz w:val="32"/>
      <w:szCs w:val="32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72">
    <w:name w:val="批注框文本 Char"/>
    <w:basedOn w:val="54"/>
    <w:link w:val="32"/>
    <w:semiHidden/>
    <w:qFormat/>
    <w:uiPriority w:val="99"/>
    <w:rPr>
      <w:sz w:val="18"/>
      <w:szCs w:val="18"/>
    </w:rPr>
  </w:style>
  <w:style w:type="character" w:customStyle="1" w:styleId="73">
    <w:name w:val="标题 5 Char"/>
    <w:basedOn w:val="54"/>
    <w:link w:val="7"/>
    <w:qFormat/>
    <w:uiPriority w:val="0"/>
    <w:rPr>
      <w:rFonts w:ascii="Arial" w:hAnsi="Arial" w:eastAsia="微软雅黑" w:cs="Arial"/>
      <w:b/>
      <w:bCs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74">
    <w:name w:val="列出段落2"/>
    <w:basedOn w:val="1"/>
    <w:qFormat/>
    <w:uiPriority w:val="34"/>
    <w:pPr>
      <w:widowControl w:val="0"/>
      <w:ind w:firstLine="42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75">
    <w:name w:val="列出段落 Char"/>
    <w:link w:val="8"/>
    <w:qFormat/>
    <w:uiPriority w:val="34"/>
    <w:rPr>
      <w:rFonts w:ascii="Arial" w:hAnsi="Arial" w:eastAsia="微软雅黑" w:cs="Arial"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76">
    <w:name w:val="标题 6 Char"/>
    <w:basedOn w:val="54"/>
    <w:link w:val="9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77">
    <w:name w:val="标题 7 Char"/>
    <w:basedOn w:val="54"/>
    <w:link w:val="10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8">
    <w:name w:val="标题 8 Char"/>
    <w:basedOn w:val="54"/>
    <w:link w:val="11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79">
    <w:name w:val="标题 9 Char"/>
    <w:basedOn w:val="54"/>
    <w:link w:val="12"/>
    <w:qFormat/>
    <w:uiPriority w:val="0"/>
    <w:rPr>
      <w:rFonts w:ascii="Arial" w:hAnsi="Arial" w:eastAsia="黑体" w:cs="Times New Roman"/>
      <w:szCs w:val="21"/>
    </w:rPr>
  </w:style>
  <w:style w:type="paragraph" w:customStyle="1" w:styleId="80">
    <w:name w:val="列出段落1"/>
    <w:basedOn w:val="1"/>
    <w:qFormat/>
    <w:uiPriority w:val="34"/>
    <w:pPr>
      <w:widowControl w:val="0"/>
      <w:ind w:firstLine="42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81">
    <w:name w:val="批注文字 Char"/>
    <w:basedOn w:val="54"/>
    <w:link w:val="19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批注主题 Char"/>
    <w:basedOn w:val="81"/>
    <w:link w:val="50"/>
    <w:qFormat/>
    <w:uiPriority w:val="99"/>
    <w:rPr>
      <w:rFonts w:ascii="Times New Roman" w:hAnsi="Times New Roman" w:eastAsia="宋体" w:cs="Times New Roman"/>
      <w:b/>
      <w:bCs/>
      <w:szCs w:val="20"/>
    </w:rPr>
  </w:style>
  <w:style w:type="table" w:customStyle="1" w:styleId="83">
    <w:name w:val="网格表 21"/>
    <w:basedOn w:val="52"/>
    <w:qFormat/>
    <w:uiPriority w:val="47"/>
    <w:tblPr>
      <w:tblBorders>
        <w:top w:val="single" w:color="666666" w:sz="2" w:space="0"/>
        <w:bottom w:val="single" w:color="666666" w:sz="2" w:space="0"/>
        <w:insideH w:val="single" w:color="666666" w:sz="2" w:space="0"/>
        <w:insideV w:val="single" w:color="666666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666666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cPr>
        <w:tcBorders>
          <w:top w:val="double" w:color="666666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/>
      </w:tcPr>
    </w:tblStylePr>
    <w:tblStylePr w:type="band1Horz">
      <w:tcPr>
        <w:shd w:val="clear" w:color="auto" w:fill="CCCCCC"/>
      </w:tcPr>
    </w:tblStylePr>
  </w:style>
  <w:style w:type="table" w:customStyle="1" w:styleId="84">
    <w:name w:val="网格表 31"/>
    <w:basedOn w:val="52"/>
    <w:qFormat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character" w:customStyle="1" w:styleId="85">
    <w:name w:val="正文文本缩进 Char1"/>
    <w:basedOn w:val="54"/>
    <w:link w:val="22"/>
    <w:qFormat/>
    <w:uiPriority w:val="0"/>
    <w:rPr>
      <w:rFonts w:ascii="楷体_GB2312" w:hAnsi="Times New Roman" w:eastAsia="楷体_GB2312" w:cs="Times New Roman"/>
      <w:kern w:val="0"/>
      <w:sz w:val="28"/>
      <w:szCs w:val="20"/>
    </w:rPr>
  </w:style>
  <w:style w:type="character" w:customStyle="1" w:styleId="86">
    <w:name w:val="正文文本缩进 2 Char"/>
    <w:basedOn w:val="54"/>
    <w:link w:val="31"/>
    <w:qFormat/>
    <w:uiPriority w:val="99"/>
    <w:rPr>
      <w:rFonts w:ascii="仿宋_GB2312" w:hAnsi="宋体" w:eastAsia="仿宋_GB2312" w:cs="Times New Roman"/>
      <w:sz w:val="24"/>
      <w:szCs w:val="24"/>
    </w:rPr>
  </w:style>
  <w:style w:type="character" w:customStyle="1" w:styleId="87">
    <w:name w:val="正文文本缩进 3 Char"/>
    <w:basedOn w:val="54"/>
    <w:link w:val="40"/>
    <w:qFormat/>
    <w:uiPriority w:val="0"/>
    <w:rPr>
      <w:rFonts w:ascii="Times New Roman" w:hAnsi="Times New Roman" w:eastAsia="宋体" w:cs="Times New Roman"/>
      <w:sz w:val="24"/>
      <w:szCs w:val="20"/>
    </w:rPr>
  </w:style>
  <w:style w:type="character" w:customStyle="1" w:styleId="88">
    <w:name w:val="日期 Char"/>
    <w:basedOn w:val="54"/>
    <w:link w:val="30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89">
    <w:name w:val="纯文本 Char"/>
    <w:basedOn w:val="54"/>
    <w:link w:val="27"/>
    <w:qFormat/>
    <w:uiPriority w:val="0"/>
    <w:rPr>
      <w:rFonts w:ascii="宋体" w:hAnsi="Courier New" w:eastAsia="宋体" w:cs="Times New Roman"/>
      <w:szCs w:val="20"/>
    </w:rPr>
  </w:style>
  <w:style w:type="character" w:customStyle="1" w:styleId="90">
    <w:name w:val="正文文本 字符"/>
    <w:basedOn w:val="54"/>
    <w:qFormat/>
    <w:uiPriority w:val="99"/>
    <w:rPr>
      <w:rFonts w:ascii="Times New Roman" w:hAnsi="Times New Roman" w:eastAsia="宋体" w:cs="Times New Roman"/>
      <w:sz w:val="28"/>
      <w:szCs w:val="20"/>
    </w:rPr>
  </w:style>
  <w:style w:type="character" w:customStyle="1" w:styleId="91">
    <w:name w:val="Char Char1"/>
    <w:qFormat/>
    <w:uiPriority w:val="0"/>
    <w:rPr>
      <w:rFonts w:ascii="楷体_GB2312" w:eastAsia="楷体_GB2312"/>
      <w:sz w:val="28"/>
    </w:rPr>
  </w:style>
  <w:style w:type="character" w:customStyle="1" w:styleId="92">
    <w:name w:val="标题 Char1"/>
    <w:basedOn w:val="54"/>
    <w:link w:val="49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93">
    <w:name w:val="标题 Char"/>
    <w:qFormat/>
    <w:uiPriority w:val="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94">
    <w:name w:val="标题 1 Char"/>
    <w:qFormat/>
    <w:uiPriority w:val="0"/>
    <w:rPr>
      <w:rFonts w:ascii="黑体"/>
      <w:b/>
      <w:kern w:val="44"/>
      <w:sz w:val="32"/>
    </w:rPr>
  </w:style>
  <w:style w:type="character" w:customStyle="1" w:styleId="95">
    <w:name w:val="正文文本缩进 Char"/>
    <w:qFormat/>
    <w:uiPriority w:val="0"/>
    <w:rPr>
      <w:rFonts w:ascii="楷体_GB2312" w:eastAsia="楷体_GB2312"/>
      <w:sz w:val="28"/>
    </w:rPr>
  </w:style>
  <w:style w:type="paragraph" w:customStyle="1" w:styleId="96">
    <w:name w:val="Char Char Char Char Char Char Char Char Char Char Char Char Char"/>
    <w:basedOn w:val="18"/>
    <w:qFormat/>
    <w:uiPriority w:val="0"/>
    <w:pPr>
      <w:shd w:val="clear" w:color="auto" w:fill="000080"/>
    </w:pPr>
    <w:rPr>
      <w:rFonts w:ascii="Tahoma" w:hAnsi="Tahoma"/>
      <w:sz w:val="24"/>
      <w:szCs w:val="24"/>
    </w:rPr>
  </w:style>
  <w:style w:type="character" w:customStyle="1" w:styleId="97">
    <w:name w:val="文档结构图 Char"/>
    <w:basedOn w:val="54"/>
    <w:link w:val="18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98">
    <w:name w:val="Char Char"/>
    <w:qFormat/>
    <w:uiPriority w:val="0"/>
    <w:rPr>
      <w:rFonts w:ascii="宋体"/>
      <w:kern w:val="2"/>
      <w:sz w:val="18"/>
      <w:szCs w:val="18"/>
    </w:rPr>
  </w:style>
  <w:style w:type="paragraph" w:customStyle="1" w:styleId="9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100">
    <w:name w:val="Blockquote"/>
    <w:basedOn w:val="1"/>
    <w:qFormat/>
    <w:uiPriority w:val="0"/>
    <w:pPr>
      <w:widowControl w:val="0"/>
      <w:autoSpaceDE w:val="0"/>
      <w:autoSpaceDN w:val="0"/>
      <w:spacing w:before="100" w:after="100"/>
      <w:ind w:left="360" w:right="360" w:firstLine="0" w:firstLineChars="0"/>
    </w:pPr>
    <w:rPr>
      <w:rFonts w:ascii="Times New Roman" w:hAnsi="Times New Roman" w:eastAsia="宋体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01">
    <w:name w:val="访问过的超链接1"/>
    <w:qFormat/>
    <w:uiPriority w:val="0"/>
    <w:rPr>
      <w:color w:val="800080"/>
      <w:u w:val="single"/>
    </w:rPr>
  </w:style>
  <w:style w:type="paragraph" w:customStyle="1" w:styleId="102">
    <w:name w:val="bt1bt1"/>
    <w:basedOn w:val="2"/>
    <w:qFormat/>
    <w:uiPriority w:val="0"/>
    <w:pPr>
      <w:widowControl w:val="0"/>
      <w:numPr>
        <w:numId w:val="0"/>
      </w:numPr>
      <w:spacing w:line="240" w:lineRule="auto"/>
      <w:ind w:left="1839" w:firstLine="288"/>
      <w:jc w:val="center"/>
    </w:pPr>
    <w:rPr>
      <w:rFonts w:ascii="黑体" w:hAnsi="Times New Roman" w:eastAsia="黑体" w:cs="Times New Roman"/>
      <w:b w:val="0"/>
      <w:color w:val="000000"/>
      <w:szCs w:val="36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03">
    <w:name w:val="新定义正文"/>
    <w:basedOn w:val="1"/>
    <w:qFormat/>
    <w:uiPriority w:val="0"/>
    <w:pPr>
      <w:ind w:firstLine="0" w:firstLineChars="0"/>
      <w:jc w:val="both"/>
    </w:pPr>
    <w:rPr>
      <w:color w:val="000000"/>
      <w:szCs w:val="21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04">
    <w:name w:val="节"/>
    <w:basedOn w:val="4"/>
    <w:qFormat/>
    <w:uiPriority w:val="0"/>
    <w:pPr>
      <w:widowControl w:val="0"/>
      <w:numPr>
        <w:numId w:val="0"/>
      </w:numPr>
      <w:jc w:val="both"/>
    </w:pPr>
    <w:rPr>
      <w:rFonts w:ascii="黑体" w:eastAsia="黑体"/>
      <w:b w:val="0"/>
      <w:color w:val="000000"/>
      <w:sz w:val="28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05">
    <w:name w:val="蓝色显示"/>
    <w:basedOn w:val="1"/>
    <w:link w:val="106"/>
    <w:qFormat/>
    <w:uiPriority w:val="0"/>
    <w:pPr>
      <w:widowControl w:val="0"/>
      <w:spacing w:before="340" w:after="330" w:line="400" w:lineRule="exact"/>
      <w:ind w:firstLine="0" w:firstLineChars="0"/>
      <w:jc w:val="both"/>
    </w:pPr>
    <w:rPr>
      <w:rFonts w:ascii="Times New Roman" w:hAnsi="Times New Roman" w:eastAsia="宋体" w:cs="Times New Roman"/>
      <w:b/>
      <w:color w:val="0070C0"/>
      <w:szCs w:val="24"/>
      <w14:textFill>
        <w14:solidFill>
          <w14:srgbClr w14:val="0070C0">
            <w14:lumMod w14:val="75000"/>
            <w14:lumOff w14:val="25000"/>
          </w14:srgbClr>
        </w14:solidFill>
      </w14:textFill>
    </w:rPr>
  </w:style>
  <w:style w:type="character" w:customStyle="1" w:styleId="106">
    <w:name w:val="蓝色显示 Char"/>
    <w:link w:val="105"/>
    <w:qFormat/>
    <w:uiPriority w:val="0"/>
    <w:rPr>
      <w:rFonts w:ascii="Times New Roman" w:hAnsi="Times New Roman" w:eastAsia="宋体" w:cs="Times New Roman"/>
      <w:b/>
      <w:color w:val="0070C0"/>
      <w:szCs w:val="24"/>
    </w:rPr>
  </w:style>
  <w:style w:type="character" w:customStyle="1" w:styleId="107">
    <w:name w:val="正文文本 3 Char"/>
    <w:basedOn w:val="54"/>
    <w:link w:val="21"/>
    <w:qFormat/>
    <w:uiPriority w:val="0"/>
    <w:rPr>
      <w:rFonts w:ascii="Times New Roman" w:hAnsi="Times New Roman" w:eastAsia="宋体" w:cs="Times New Roman"/>
      <w:sz w:val="16"/>
      <w:szCs w:val="16"/>
    </w:rPr>
  </w:style>
  <w:style w:type="paragraph" w:customStyle="1" w:styleId="108">
    <w:name w:val="标题3"/>
    <w:basedOn w:val="15"/>
    <w:link w:val="111"/>
    <w:qFormat/>
    <w:uiPriority w:val="0"/>
    <w:pPr>
      <w:numPr>
        <w:ilvl w:val="0"/>
        <w:numId w:val="3"/>
      </w:numPr>
      <w:spacing w:line="240" w:lineRule="auto"/>
    </w:pPr>
    <w:rPr>
      <w:rFonts w:ascii="宋体" w:hAnsi="宋体"/>
      <w:szCs w:val="21"/>
    </w:rPr>
  </w:style>
  <w:style w:type="paragraph" w:customStyle="1" w:styleId="109">
    <w:name w:val="正文00"/>
    <w:basedOn w:val="1"/>
    <w:qFormat/>
    <w:uiPriority w:val="0"/>
    <w:pPr>
      <w:widowControl w:val="0"/>
      <w:topLinePunct/>
      <w:ind w:firstLine="200"/>
      <w:jc w:val="both"/>
    </w:pPr>
    <w:rPr>
      <w:rFonts w:ascii="Times New Roman" w:hAnsi="Times New Roman" w:cs="Times New Roman"/>
      <w:color w:val="262626" w:themeColor="text1" w:themeTint="D9"/>
      <w:sz w:val="18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110">
    <w:name w:val="正文缩进 Char"/>
    <w:basedOn w:val="54"/>
    <w:link w:val="15"/>
    <w:qFormat/>
    <w:uiPriority w:val="99"/>
    <w:rPr>
      <w:rFonts w:ascii="楷体_GB2312" w:hAnsi="Times New Roman" w:eastAsia="楷体_GB2312" w:cs="Times New Roman"/>
      <w:kern w:val="0"/>
      <w:sz w:val="28"/>
      <w:szCs w:val="20"/>
    </w:rPr>
  </w:style>
  <w:style w:type="character" w:customStyle="1" w:styleId="111">
    <w:name w:val="标题3 Char"/>
    <w:basedOn w:val="110"/>
    <w:link w:val="108"/>
    <w:qFormat/>
    <w:uiPriority w:val="0"/>
    <w:rPr>
      <w:rFonts w:ascii="宋体" w:hAnsi="宋体" w:eastAsia="楷体_GB2312" w:cs="Times New Roman"/>
      <w:color w:val="000000"/>
      <w:kern w:val="0"/>
      <w:sz w:val="28"/>
      <w:szCs w:val="21"/>
    </w:rPr>
  </w:style>
  <w:style w:type="character" w:customStyle="1" w:styleId="112">
    <w:name w:val="正文文本 Char"/>
    <w:basedOn w:val="54"/>
    <w:link w:val="3"/>
    <w:qFormat/>
    <w:uiPriority w:val="99"/>
    <w:rPr>
      <w:kern w:val="2"/>
      <w:sz w:val="28"/>
    </w:rPr>
  </w:style>
  <w:style w:type="paragraph" w:customStyle="1" w:styleId="113">
    <w:name w:val="图表标题"/>
    <w:basedOn w:val="1"/>
    <w:qFormat/>
    <w:uiPriority w:val="0"/>
    <w:pPr>
      <w:widowControl w:val="0"/>
      <w:autoSpaceDE w:val="0"/>
      <w:autoSpaceDN w:val="0"/>
      <w:spacing w:before="80" w:after="40" w:line="288" w:lineRule="auto"/>
      <w:ind w:firstLine="0" w:firstLineChars="0"/>
      <w:jc w:val="center"/>
    </w:pPr>
    <w:rPr>
      <w:rFonts w:ascii="Times New Roman" w:hAnsi="Times New Roman" w:eastAsia="宋体" w:cs="Times New Roman"/>
      <w:color w:val="000000"/>
      <w:spacing w:val="1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4">
    <w:name w:val="MM Topic 1"/>
    <w:basedOn w:val="2"/>
    <w:qFormat/>
    <w:uiPriority w:val="0"/>
    <w:pPr>
      <w:widowControl w:val="0"/>
      <w:numPr>
        <w:numId w:val="4"/>
      </w:numPr>
      <w:tabs>
        <w:tab w:val="left" w:pos="540"/>
      </w:tabs>
      <w:spacing w:before="120" w:after="120" w:line="240" w:lineRule="auto"/>
      <w:jc w:val="both"/>
    </w:pPr>
    <w:rPr>
      <w:rFonts w:eastAsia="黑体"/>
      <w:color w:val="000000"/>
      <w:sz w:val="32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5">
    <w:name w:val="MM Topic 2"/>
    <w:basedOn w:val="4"/>
    <w:link w:val="131"/>
    <w:qFormat/>
    <w:uiPriority w:val="0"/>
    <w:pPr>
      <w:widowControl w:val="0"/>
      <w:numPr>
        <w:numId w:val="4"/>
      </w:numPr>
      <w:tabs>
        <w:tab w:val="left" w:pos="540"/>
      </w:tabs>
      <w:spacing w:beforeLines="50" w:afterLines="50"/>
      <w:jc w:val="both"/>
    </w:pPr>
    <w:rPr>
      <w:rFonts w:eastAsia="宋体"/>
      <w:color w:val="000000"/>
      <w:sz w:val="3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6">
    <w:name w:val="MM Topic 3"/>
    <w:basedOn w:val="5"/>
    <w:qFormat/>
    <w:uiPriority w:val="0"/>
    <w:pPr>
      <w:widowControl w:val="0"/>
      <w:numPr>
        <w:numId w:val="4"/>
      </w:numPr>
      <w:tabs>
        <w:tab w:val="left" w:pos="540"/>
      </w:tabs>
      <w:spacing w:before="120" w:beforeLines="50" w:after="120" w:afterLines="50"/>
      <w:ind w:left="0"/>
      <w:jc w:val="both"/>
    </w:pPr>
    <w:rPr>
      <w:rFonts w:eastAsia="宋体"/>
      <w:color w:val="000000"/>
      <w:sz w:val="24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7">
    <w:name w:val="MM Topic 4"/>
    <w:basedOn w:val="6"/>
    <w:qFormat/>
    <w:uiPriority w:val="0"/>
    <w:pPr>
      <w:keepNext/>
      <w:keepLines/>
      <w:widowControl w:val="0"/>
      <w:numPr>
        <w:ilvl w:val="5"/>
        <w:numId w:val="0"/>
      </w:numPr>
      <w:tabs>
        <w:tab w:val="left" w:pos="2460"/>
        <w:tab w:val="left" w:pos="3337"/>
        <w:tab w:val="clear" w:pos="235"/>
        <w:tab w:val="clear" w:pos="340"/>
      </w:tabs>
      <w:spacing w:before="0" w:beforeLines="50" w:after="0" w:afterLines="50" w:line="360" w:lineRule="auto"/>
      <w:ind w:left="2460" w:hanging="360"/>
      <w:jc w:val="both"/>
      <w:textAlignment w:val="baseline"/>
    </w:pPr>
    <w:rPr>
      <w:color w:val="00000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8">
    <w:name w:val="MM Topic 5"/>
    <w:basedOn w:val="7"/>
    <w:qFormat/>
    <w:uiPriority w:val="0"/>
    <w:pPr>
      <w:keepNext/>
      <w:keepLines/>
      <w:widowControl w:val="0"/>
      <w:numPr>
        <w:numId w:val="0"/>
      </w:numPr>
      <w:tabs>
        <w:tab w:val="left" w:pos="1260"/>
      </w:tabs>
      <w:spacing w:before="280" w:beforeLines="50" w:after="290" w:afterLines="50"/>
      <w:ind w:left="1260" w:hanging="1260"/>
      <w:jc w:val="both"/>
    </w:pPr>
    <w:rPr>
      <w:rFonts w:eastAsia="宋体" w:cs="Times New Roman"/>
      <w:color w:val="000000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9">
    <w:name w:val="MM Topic6"/>
    <w:basedOn w:val="9"/>
    <w:qFormat/>
    <w:uiPriority w:val="0"/>
    <w:pPr>
      <w:tabs>
        <w:tab w:val="left" w:pos="1440"/>
      </w:tabs>
      <w:spacing w:beforeLines="50" w:afterLines="50" w:line="240" w:lineRule="auto"/>
      <w:ind w:left="1080" w:hanging="1080"/>
    </w:pPr>
    <w:rPr>
      <w:rFonts w:eastAsia="宋体"/>
    </w:rPr>
  </w:style>
  <w:style w:type="paragraph" w:customStyle="1" w:styleId="120">
    <w:name w:val="GMCC 正文"/>
    <w:basedOn w:val="1"/>
    <w:qFormat/>
    <w:uiPriority w:val="0"/>
    <w:pPr>
      <w:widowControl w:val="0"/>
      <w:spacing w:beforeLines="50" w:afterLines="50" w:line="360" w:lineRule="auto"/>
      <w:ind w:firstLine="200"/>
      <w:jc w:val="both"/>
    </w:pPr>
    <w:rPr>
      <w:rFonts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21">
    <w:name w:val="正文首行缩进 Char"/>
    <w:basedOn w:val="90"/>
    <w:link w:val="51"/>
    <w:qFormat/>
    <w:uiPriority w:val="0"/>
    <w:rPr>
      <w:rFonts w:ascii="Times New Roman" w:hAnsi="Times New Roman" w:eastAsia="宋体" w:cs="Times New Roman"/>
      <w:sz w:val="24"/>
      <w:szCs w:val="20"/>
    </w:rPr>
  </w:style>
  <w:style w:type="paragraph" w:customStyle="1" w:styleId="122">
    <w:name w:val="文档正文"/>
    <w:basedOn w:val="1"/>
    <w:link w:val="132"/>
    <w:qFormat/>
    <w:uiPriority w:val="0"/>
    <w:pPr>
      <w:widowControl w:val="0"/>
      <w:spacing w:line="480" w:lineRule="atLeast"/>
      <w:ind w:firstLine="567" w:firstLineChars="0"/>
      <w:jc w:val="both"/>
      <w:textAlignment w:val="baseline"/>
    </w:pPr>
    <w:rPr>
      <w:rFonts w:ascii="长城仿宋" w:hAnsi="Times New Roman" w:eastAsia="宋体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23">
    <w:name w:val="Char"/>
    <w:basedOn w:val="18"/>
    <w:qFormat/>
    <w:uiPriority w:val="0"/>
    <w:pPr>
      <w:shd w:val="clear" w:color="auto" w:fill="000080"/>
    </w:pPr>
    <w:rPr>
      <w:rFonts w:ascii="Tahoma" w:hAnsi="Tahoma"/>
      <w:sz w:val="13"/>
      <w:szCs w:val="24"/>
    </w:rPr>
  </w:style>
  <w:style w:type="paragraph" w:customStyle="1" w:styleId="124">
    <w:name w:val="c_"/>
    <w:qFormat/>
    <w:uiPriority w:val="0"/>
    <w:pPr>
      <w:widowControl w:val="0"/>
      <w:autoSpaceDE w:val="0"/>
      <w:autoSpaceDN w:val="0"/>
      <w:adjustRightInd w:val="0"/>
      <w:jc w:val="both"/>
    </w:pPr>
    <w:rPr>
      <w:rFonts w:ascii="五" w:hAnsi="Times New Roman" w:eastAsia="五" w:cs="Times New Roman"/>
      <w:sz w:val="24"/>
      <w:lang w:val="en-US" w:eastAsia="zh-CN" w:bidi="ar-SA"/>
    </w:rPr>
  </w:style>
  <w:style w:type="character" w:customStyle="1" w:styleId="125">
    <w:name w:val="grame"/>
    <w:basedOn w:val="54"/>
    <w:qFormat/>
    <w:uiPriority w:val="0"/>
  </w:style>
  <w:style w:type="paragraph" w:customStyle="1" w:styleId="126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127">
    <w:name w:val="Normal_0"/>
    <w:qFormat/>
    <w:uiPriority w:val="0"/>
    <w:pPr>
      <w:widowControl w:val="0"/>
      <w:spacing w:line="390" w:lineRule="atLeast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paragraph" w:customStyle="1" w:styleId="128">
    <w:name w:val="ÕýÎÄ_1"/>
    <w:qFormat/>
    <w:uiPriority w:val="0"/>
    <w:pPr>
      <w:widowControl w:val="0"/>
      <w:spacing w:line="390" w:lineRule="atLeast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paragraph" w:customStyle="1" w:styleId="129">
    <w:name w:val="正文1"/>
    <w:qFormat/>
    <w:uiPriority w:val="99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character" w:customStyle="1" w:styleId="130">
    <w:name w:val="纯文本 Char1"/>
    <w:basedOn w:val="54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31">
    <w:name w:val="MM Topic 2 Char"/>
    <w:link w:val="115"/>
    <w:qFormat/>
    <w:uiPriority w:val="0"/>
    <w:rPr>
      <w:rFonts w:ascii="Arial" w:hAnsi="Arial" w:eastAsia="宋体" w:cs="Times New Roman"/>
      <w:b/>
      <w:bCs/>
      <w:sz w:val="30"/>
      <w:szCs w:val="32"/>
    </w:rPr>
  </w:style>
  <w:style w:type="character" w:customStyle="1" w:styleId="132">
    <w:name w:val="文档正文 Char"/>
    <w:link w:val="122"/>
    <w:qFormat/>
    <w:uiPriority w:val="0"/>
    <w:rPr>
      <w:rFonts w:ascii="长城仿宋" w:hAnsi="Times New Roman" w:eastAsia="宋体" w:cs="Times New Roman"/>
      <w:kern w:val="0"/>
      <w:sz w:val="24"/>
      <w:szCs w:val="20"/>
    </w:rPr>
  </w:style>
  <w:style w:type="paragraph" w:customStyle="1" w:styleId="133">
    <w:name w:val="正文2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paragraph" w:customStyle="1" w:styleId="134">
    <w:name w:val="z-窗体顶端1"/>
    <w:basedOn w:val="1"/>
    <w:link w:val="135"/>
    <w:qFormat/>
    <w:uiPriority w:val="34"/>
    <w:pPr>
      <w:ind w:firstLine="420"/>
    </w:pPr>
    <w:rPr>
      <w:rFonts w:ascii="Times New Roman" w:hAnsi="Times New Roman" w:eastAsia="宋体" w:cs="宋体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35">
    <w:name w:val="z-窗体顶端 字符"/>
    <w:basedOn w:val="54"/>
    <w:link w:val="134"/>
    <w:qFormat/>
    <w:uiPriority w:val="34"/>
    <w:rPr>
      <w:rFonts w:ascii="Times New Roman" w:hAnsi="Times New Roman" w:eastAsia="宋体" w:cs="宋体"/>
      <w:szCs w:val="20"/>
    </w:rPr>
  </w:style>
  <w:style w:type="paragraph" w:customStyle="1" w:styleId="136">
    <w:name w:val="f14"/>
    <w:basedOn w:val="1"/>
    <w:qFormat/>
    <w:uiPriority w:val="0"/>
    <w:pPr>
      <w:spacing w:before="100" w:beforeAutospacing="1" w:after="100" w:afterAutospacing="1"/>
      <w:ind w:firstLine="0" w:firstLineChars="0"/>
    </w:pPr>
    <w:rPr>
      <w:rFonts w:ascii="_GB2312" w:hAnsi="_GB2312" w:eastAsia="宋体" w:cs="Times New Roman"/>
      <w:color w:val="000000"/>
      <w:kern w:val="0"/>
      <w:sz w:val="28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37">
    <w:name w:val="封面中文名称"/>
    <w:basedOn w:val="3"/>
    <w:qFormat/>
    <w:uiPriority w:val="0"/>
    <w:pPr>
      <w:spacing w:after="120"/>
      <w:jc w:val="center"/>
    </w:pPr>
    <w:rPr>
      <w:rFonts w:ascii="黑体" w:eastAsia="黑体"/>
      <w:b/>
      <w:spacing w:val="80"/>
      <w:sz w:val="44"/>
      <w:szCs w:val="24"/>
    </w:rPr>
  </w:style>
  <w:style w:type="paragraph" w:styleId="138">
    <w:name w:val="Quote"/>
    <w:basedOn w:val="1"/>
    <w:next w:val="1"/>
    <w:link w:val="139"/>
    <w:qFormat/>
    <w:uiPriority w:val="29"/>
    <w:pPr>
      <w:widowControl w:val="0"/>
      <w:suppressAutoHyphens/>
      <w:ind w:firstLine="0" w:firstLineChars="0"/>
      <w:jc w:val="both"/>
    </w:pPr>
    <w:rPr>
      <w:rFonts w:ascii="Times New Roman" w:hAnsi="Times New Roman" w:eastAsia="宋体" w:cs="Times New Roman"/>
      <w:i/>
      <w:iCs/>
      <w:color w:val="404040" w:themeColor="text1" w:themeTint="BF"/>
      <w:kern w:val="1"/>
      <w:szCs w:val="24"/>
      <w:lang w:eastAsia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39">
    <w:name w:val="引用 Char"/>
    <w:basedOn w:val="54"/>
    <w:link w:val="138"/>
    <w:qFormat/>
    <w:uiPriority w:val="29"/>
    <w:rPr>
      <w:rFonts w:ascii="Times New Roman" w:hAnsi="Times New Roman" w:eastAsia="宋体" w:cs="Times New Roman"/>
      <w:i/>
      <w:iCs/>
      <w:color w:val="000000" w:themeColor="text1"/>
      <w:kern w:val="1"/>
      <w:szCs w:val="24"/>
      <w:lang w:eastAsia="ar-SA"/>
      <w14:textFill>
        <w14:solidFill>
          <w14:schemeClr w14:val="tx1"/>
        </w14:solidFill>
      </w14:textFill>
    </w:rPr>
  </w:style>
  <w:style w:type="character" w:customStyle="1" w:styleId="140">
    <w:name w:val="不明显强调1"/>
    <w:basedOn w:val="54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styleId="141">
    <w:name w:val="Placeholder Text"/>
    <w:basedOn w:val="54"/>
    <w:semiHidden/>
    <w:qFormat/>
    <w:uiPriority w:val="99"/>
    <w:rPr>
      <w:color w:val="808080"/>
    </w:rPr>
  </w:style>
  <w:style w:type="character" w:customStyle="1" w:styleId="142">
    <w:name w:val="正文缩进 Char1"/>
    <w:qFormat/>
    <w:uiPriority w:val="0"/>
    <w:rPr>
      <w:rFonts w:ascii="楷体_GB2312" w:eastAsia="楷体_GB2312"/>
      <w:sz w:val="28"/>
    </w:rPr>
  </w:style>
  <w:style w:type="paragraph" w:customStyle="1" w:styleId="143">
    <w:name w:val="样式1"/>
    <w:basedOn w:val="10"/>
    <w:link w:val="144"/>
    <w:qFormat/>
    <w:uiPriority w:val="0"/>
    <w:rPr>
      <w:b w:val="0"/>
    </w:rPr>
  </w:style>
  <w:style w:type="character" w:customStyle="1" w:styleId="144">
    <w:name w:val="样式1 Char"/>
    <w:basedOn w:val="77"/>
    <w:link w:val="143"/>
    <w:qFormat/>
    <w:uiPriority w:val="0"/>
    <w:rPr>
      <w:rFonts w:ascii="Times New Roman" w:hAnsi="Times New Roman" w:eastAsia="宋体" w:cs="Times New Roman"/>
      <w:b w:val="0"/>
      <w:sz w:val="24"/>
      <w:szCs w:val="24"/>
    </w:rPr>
  </w:style>
  <w:style w:type="table" w:customStyle="1" w:styleId="145">
    <w:name w:val="网格型浅色1"/>
    <w:basedOn w:val="52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6">
    <w:name w:val="未处理的提及1"/>
    <w:basedOn w:val="5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47">
    <w:name w:val="样式 首行缩进:  0.74 厘米1"/>
    <w:basedOn w:val="1"/>
    <w:qFormat/>
    <w:uiPriority w:val="0"/>
    <w:pPr>
      <w:widowControl w:val="0"/>
      <w:ind w:firstLine="420" w:firstLineChars="0"/>
      <w:jc w:val="both"/>
    </w:pPr>
    <w:rPr>
      <w:rFonts w:ascii="Calibri" w:hAnsi="Calibri" w:eastAsia="宋体" w:cs="宋体"/>
      <w:color w:val="00000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48">
    <w:name w:val="正文缩进(ALT+Z)"/>
    <w:basedOn w:val="1"/>
    <w:link w:val="149"/>
    <w:qFormat/>
    <w:uiPriority w:val="0"/>
    <w:pPr>
      <w:widowControl w:val="0"/>
      <w:ind w:firstLine="200"/>
      <w:jc w:val="both"/>
    </w:pPr>
    <w:rPr>
      <w:rFonts w:ascii="Calibri" w:hAnsi="Calibri" w:eastAsia="宋体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49">
    <w:name w:val="正文缩进(ALT+Z) Char"/>
    <w:link w:val="148"/>
    <w:qFormat/>
    <w:uiPriority w:val="0"/>
    <w:rPr>
      <w:rFonts w:ascii="Calibri" w:hAnsi="Calibri" w:eastAsia="宋体" w:cs="Times New Roman"/>
      <w:kern w:val="0"/>
      <w:sz w:val="24"/>
      <w:szCs w:val="20"/>
    </w:rPr>
  </w:style>
  <w:style w:type="paragraph" w:customStyle="1" w:styleId="150">
    <w:name w:val="标题1"/>
    <w:basedOn w:val="1"/>
    <w:qFormat/>
    <w:uiPriority w:val="0"/>
    <w:pPr>
      <w:spacing w:before="100" w:beforeAutospacing="1" w:after="100" w:afterAutospacing="1"/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51">
    <w:name w:val="引用1"/>
    <w:basedOn w:val="54"/>
    <w:qFormat/>
    <w:uiPriority w:val="0"/>
  </w:style>
  <w:style w:type="character" w:customStyle="1" w:styleId="152">
    <w:name w:val="optional"/>
    <w:basedOn w:val="54"/>
    <w:qFormat/>
    <w:uiPriority w:val="0"/>
  </w:style>
  <w:style w:type="character" w:customStyle="1" w:styleId="153">
    <w:name w:val="HTML 预设格式 Char"/>
    <w:basedOn w:val="54"/>
    <w:link w:val="46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54">
    <w:name w:val="refentrytitle"/>
    <w:basedOn w:val="54"/>
    <w:qFormat/>
    <w:uiPriority w:val="0"/>
  </w:style>
  <w:style w:type="paragraph" w:customStyle="1" w:styleId="155">
    <w:name w:val="标题5"/>
    <w:basedOn w:val="1"/>
    <w:qFormat/>
    <w:uiPriority w:val="0"/>
    <w:pPr>
      <w:spacing w:before="100" w:beforeAutospacing="1" w:after="100" w:afterAutospacing="1"/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56">
    <w:name w:val="first-admon"/>
    <w:basedOn w:val="1"/>
    <w:qFormat/>
    <w:uiPriority w:val="0"/>
    <w:pPr>
      <w:spacing w:before="100" w:beforeAutospacing="1" w:after="100" w:afterAutospacing="1"/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57">
    <w:name w:val="正文 1"/>
    <w:basedOn w:val="1"/>
    <w:next w:val="1"/>
    <w:qFormat/>
    <w:uiPriority w:val="0"/>
    <w:pPr>
      <w:tabs>
        <w:tab w:val="left" w:pos="2160"/>
        <w:tab w:val="right" w:pos="6480"/>
      </w:tabs>
      <w:spacing w:before="240" w:after="40" w:line="220" w:lineRule="atLeast"/>
      <w:ind w:firstLine="0" w:firstLineChars="0"/>
    </w:pPr>
    <w:rPr>
      <w:rFonts w:eastAsia="宋体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58">
    <w:name w:val="要点罗列"/>
    <w:basedOn w:val="8"/>
    <w:link w:val="160"/>
    <w:qFormat/>
    <w:uiPriority w:val="0"/>
    <w:pPr>
      <w:numPr>
        <w:ilvl w:val="0"/>
        <w:numId w:val="5"/>
      </w:numPr>
      <w:ind w:left="709" w:firstLine="0" w:firstLineChars="0"/>
    </w:pPr>
  </w:style>
  <w:style w:type="paragraph" w:customStyle="1" w:styleId="159">
    <w:name w:val="要点说明"/>
    <w:basedOn w:val="1"/>
    <w:link w:val="161"/>
    <w:qFormat/>
    <w:uiPriority w:val="0"/>
    <w:pPr>
      <w:ind w:left="708" w:leftChars="295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60">
    <w:name w:val="要点罗列 字符"/>
    <w:basedOn w:val="75"/>
    <w:link w:val="158"/>
    <w:qFormat/>
    <w:uiPriority w:val="0"/>
    <w:rPr>
      <w:rFonts w:ascii="Arial" w:hAnsi="Arial" w:eastAsia="微软雅黑" w:cs="Arial"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161">
    <w:name w:val="要点说明 字符"/>
    <w:basedOn w:val="54"/>
    <w:link w:val="159"/>
    <w:qFormat/>
    <w:uiPriority w:val="0"/>
    <w:rPr>
      <w:rFonts w:ascii="Arial" w:hAnsi="Arial" w:eastAsia="微软雅黑" w:cs="Arial"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table" w:customStyle="1" w:styleId="162">
    <w:name w:val="无格式表格 31"/>
    <w:basedOn w:val="52"/>
    <w:qFormat/>
    <w:uiPriority w:val="43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163">
    <w:name w:val="网格表 2 - 着色 31"/>
    <w:basedOn w:val="52"/>
    <w:qFormat/>
    <w:uiPriority w:val="47"/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paragraph" w:customStyle="1" w:styleId="164">
    <w:name w:val="小点罗列"/>
    <w:basedOn w:val="8"/>
    <w:link w:val="165"/>
    <w:qFormat/>
    <w:uiPriority w:val="0"/>
    <w:pPr>
      <w:widowControl w:val="0"/>
      <w:numPr>
        <w:ilvl w:val="0"/>
        <w:numId w:val="6"/>
      </w:numPr>
      <w:ind w:left="1247" w:firstLine="0" w:firstLineChars="0"/>
      <w:jc w:val="both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65">
    <w:name w:val="小点罗列 字符"/>
    <w:basedOn w:val="75"/>
    <w:link w:val="164"/>
    <w:qFormat/>
    <w:uiPriority w:val="0"/>
    <w:rPr>
      <w:rFonts w:ascii="Arial" w:hAnsi="Arial" w:eastAsia="微软雅黑" w:cs="Arial"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66">
    <w:name w:val="表格内容"/>
    <w:basedOn w:val="1"/>
    <w:qFormat/>
    <w:uiPriority w:val="0"/>
    <w:pPr>
      <w:spacing w:line="240" w:lineRule="atLeast"/>
      <w:ind w:firstLine="0" w:firstLineChars="0"/>
    </w:pPr>
    <w:rPr>
      <w:color w:val="404040" w:themeColor="text1" w:themeTint="BF"/>
      <w:szCs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67">
    <w:name w:val="Item List"/>
    <w:qFormat/>
    <w:uiPriority w:val="0"/>
    <w:pPr>
      <w:numPr>
        <w:ilvl w:val="0"/>
        <w:numId w:val="7"/>
      </w:numPr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kern w:val="2"/>
      <w:sz w:val="21"/>
      <w:szCs w:val="21"/>
      <w:lang w:val="en-US" w:eastAsia="zh-CN" w:bidi="ar-SA"/>
    </w:rPr>
  </w:style>
  <w:style w:type="paragraph" w:customStyle="1" w:styleId="168">
    <w:name w:val="Terminal Display"/>
    <w:link w:val="215"/>
    <w:qFormat/>
    <w:uiPriority w:val="0"/>
    <w:pPr>
      <w:shd w:val="clear" w:color="auto" w:fill="000000" w:themeFill="text1"/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color w:val="4DD60C"/>
      <w:spacing w:val="-1"/>
      <w:sz w:val="16"/>
      <w:szCs w:val="16"/>
      <w:lang w:val="en-US" w:eastAsia="zh-CN" w:bidi="ar-SA"/>
    </w:rPr>
  </w:style>
  <w:style w:type="paragraph" w:customStyle="1" w:styleId="169">
    <w:name w:val="Table Text"/>
    <w:basedOn w:val="1"/>
    <w:qFormat/>
    <w:uiPriority w:val="0"/>
    <w:pPr>
      <w:widowControl w:val="0"/>
      <w:spacing w:before="80" w:after="80"/>
      <w:ind w:firstLine="0" w:firstLineChars="0"/>
    </w:pPr>
    <w:rPr>
      <w:snapToGrid w:val="0"/>
      <w:color w:val="404040" w:themeColor="text1" w:themeTint="BF"/>
      <w:kern w:val="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70">
    <w:name w:val="Figure Description"/>
    <w:next w:val="171"/>
    <w:qFormat/>
    <w:uiPriority w:val="0"/>
    <w:pPr>
      <w:keepNext/>
      <w:numPr>
        <w:ilvl w:val="7"/>
        <w:numId w:val="8"/>
      </w:numPr>
      <w:adjustRightInd w:val="0"/>
      <w:snapToGrid w:val="0"/>
      <w:spacing w:before="320" w:after="80" w:line="240" w:lineRule="atLeast"/>
      <w:ind w:left="0"/>
    </w:pPr>
    <w:rPr>
      <w:rFonts w:ascii="Times New Roman" w:hAnsi="Times New Roman" w:eastAsia="微软雅黑" w:cs="Arial"/>
      <w:spacing w:val="-4"/>
      <w:kern w:val="2"/>
      <w:sz w:val="18"/>
      <w:szCs w:val="21"/>
      <w:lang w:val="en-US" w:eastAsia="zh-CN" w:bidi="ar-SA"/>
    </w:rPr>
  </w:style>
  <w:style w:type="paragraph" w:customStyle="1" w:styleId="171">
    <w:name w:val="Figure"/>
    <w:basedOn w:val="1"/>
    <w:next w:val="1"/>
    <w:qFormat/>
    <w:uiPriority w:val="0"/>
    <w:pPr>
      <w:keepNext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72">
    <w:name w:val="Table Description"/>
    <w:basedOn w:val="1"/>
    <w:next w:val="1"/>
    <w:qFormat/>
    <w:uiPriority w:val="0"/>
    <w:pPr>
      <w:keepNext/>
      <w:numPr>
        <w:ilvl w:val="8"/>
        <w:numId w:val="8"/>
      </w:numPr>
      <w:spacing w:before="320" w:after="80"/>
      <w:ind w:left="0" w:firstLineChars="0"/>
    </w:pPr>
    <w:rPr>
      <w:color w:val="404040" w:themeColor="text1" w:themeTint="BF"/>
      <w:spacing w:val="-6"/>
      <w:sz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73">
    <w:name w:val="Sub Item List"/>
    <w:basedOn w:val="1"/>
    <w:qFormat/>
    <w:uiPriority w:val="0"/>
    <w:pPr>
      <w:numPr>
        <w:ilvl w:val="0"/>
        <w:numId w:val="9"/>
      </w:numPr>
      <w:spacing w:before="80" w:after="8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74">
    <w:name w:val="Table Heading"/>
    <w:basedOn w:val="1"/>
    <w:qFormat/>
    <w:uiPriority w:val="0"/>
    <w:pPr>
      <w:widowControl w:val="0"/>
      <w:spacing w:before="80" w:after="80"/>
    </w:pPr>
    <w:rPr>
      <w:rFonts w:ascii="Book Antiqua" w:hAnsi="Book Antiqua" w:eastAsia="黑体" w:cs="Book Antiqua"/>
      <w:bCs/>
      <w:snapToGrid w:val="0"/>
      <w:color w:val="404040" w:themeColor="text1" w:themeTint="BF"/>
      <w:kern w:val="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75">
    <w:name w:val="Block Label"/>
    <w:basedOn w:val="1"/>
    <w:next w:val="1"/>
    <w:qFormat/>
    <w:uiPriority w:val="0"/>
    <w:pPr>
      <w:keepNext/>
      <w:keepLines/>
      <w:numPr>
        <w:ilvl w:val="5"/>
        <w:numId w:val="10"/>
      </w:numPr>
      <w:spacing w:before="300" w:after="80"/>
      <w:ind w:firstLineChars="0"/>
    </w:pPr>
    <w:rPr>
      <w:b/>
      <w:bCs/>
      <w:color w:val="404040" w:themeColor="text1" w:themeTint="BF"/>
      <w:kern w:val="0"/>
      <w:sz w:val="24"/>
      <w:szCs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76">
    <w:name w:val="Step"/>
    <w:basedOn w:val="1"/>
    <w:qFormat/>
    <w:uiPriority w:val="0"/>
    <w:pPr>
      <w:numPr>
        <w:ilvl w:val="6"/>
        <w:numId w:val="10"/>
      </w:numPr>
      <w:tabs>
        <w:tab w:val="left" w:pos="1701"/>
        <w:tab w:val="clear" w:pos="0"/>
      </w:tabs>
      <w:ind w:left="2092" w:hanging="845"/>
    </w:pPr>
    <w:rPr>
      <w:snapToGrid w:val="0"/>
      <w:kern w:val="0"/>
    </w:rPr>
  </w:style>
  <w:style w:type="paragraph" w:customStyle="1" w:styleId="177">
    <w:name w:val="Item Step"/>
    <w:qFormat/>
    <w:uiPriority w:val="0"/>
    <w:pPr>
      <w:numPr>
        <w:ilvl w:val="0"/>
        <w:numId w:val="11"/>
      </w:numPr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8">
    <w:name w:val="Item list Text TD"/>
    <w:basedOn w:val="168"/>
    <w:qFormat/>
    <w:uiPriority w:val="0"/>
    <w:pPr>
      <w:adjustRightInd w:val="0"/>
      <w:ind w:left="2126"/>
    </w:pPr>
  </w:style>
  <w:style w:type="paragraph" w:customStyle="1" w:styleId="179">
    <w:name w:val="Item List Text"/>
    <w:qFormat/>
    <w:uiPriority w:val="0"/>
    <w:pPr>
      <w:adjustRightInd w:val="0"/>
      <w:snapToGrid w:val="0"/>
      <w:spacing w:before="80" w:after="80" w:line="240" w:lineRule="atLeast"/>
      <w:ind w:left="1020"/>
    </w:pPr>
    <w:rPr>
      <w:rFonts w:hint="eastAsia" w:ascii="Times New Roman" w:hAnsi="Times New Roman" w:eastAsia="微软雅黑" w:cs="Times New Roman"/>
      <w:kern w:val="2"/>
      <w:sz w:val="21"/>
      <w:szCs w:val="21"/>
      <w:lang w:val="en-US" w:eastAsia="zh-CN" w:bidi="ar-SA"/>
    </w:rPr>
  </w:style>
  <w:style w:type="paragraph" w:customStyle="1" w:styleId="180">
    <w:name w:val="End"/>
    <w:basedOn w:val="1"/>
    <w:qFormat/>
    <w:uiPriority w:val="0"/>
    <w:pPr>
      <w:spacing w:after="400"/>
    </w:pPr>
    <w:rPr>
      <w:b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81">
    <w:name w:val="Item List in Table"/>
    <w:basedOn w:val="1"/>
    <w:qFormat/>
    <w:uiPriority w:val="0"/>
    <w:pPr>
      <w:numPr>
        <w:ilvl w:val="0"/>
        <w:numId w:val="12"/>
      </w:numPr>
      <w:tabs>
        <w:tab w:val="left" w:pos="284"/>
      </w:tabs>
      <w:spacing w:before="80" w:after="80"/>
      <w:ind w:firstLine="0" w:firstLineChars="0"/>
    </w:pPr>
    <w:rPr>
      <w:color w:val="404040" w:themeColor="text1" w:themeTint="BF"/>
      <w:kern w:val="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82">
    <w:name w:val="Notes Heading"/>
    <w:basedOn w:val="183"/>
    <w:qFormat/>
    <w:uiPriority w:val="0"/>
    <w:pPr>
      <w:pBdr>
        <w:top w:val="none" w:color="auto" w:sz="0" w:space="0"/>
      </w:pBdr>
      <w:spacing w:after="40"/>
    </w:pPr>
    <w:rPr>
      <w:color w:val="404040" w:themeColor="text1" w:themeTint="BF"/>
      <w:position w:val="-6"/>
      <w:sz w:val="18"/>
      <w:szCs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83">
    <w:name w:val="CAUTION Heading"/>
    <w:basedOn w:val="1"/>
    <w:qFormat/>
    <w:uiPriority w:val="0"/>
    <w:pPr>
      <w:keepNext/>
      <w:pBdr>
        <w:top w:val="single" w:color="auto" w:sz="12" w:space="4"/>
      </w:pBdr>
      <w:spacing w:before="80" w:after="80"/>
    </w:pPr>
    <w:rPr>
      <w:rFonts w:ascii="Book Antiqua" w:hAnsi="Book Antiqua" w:eastAsia="黑体"/>
      <w:b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84">
    <w:name w:val="Notes Text"/>
    <w:basedOn w:val="185"/>
    <w:qFormat/>
    <w:uiPriority w:val="0"/>
    <w:pPr>
      <w:pBdr>
        <w:bottom w:val="none" w:color="auto" w:sz="0" w:space="0"/>
      </w:pBdr>
      <w:spacing w:before="40" w:line="200" w:lineRule="atLeast"/>
    </w:pPr>
    <w:rPr>
      <w:color w:val="404040" w:themeColor="text1" w:themeTint="BF"/>
      <w:szCs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85">
    <w:name w:val="CAUTION Text"/>
    <w:basedOn w:val="1"/>
    <w:qFormat/>
    <w:uiPriority w:val="0"/>
    <w:pPr>
      <w:keepLines/>
      <w:pBdr>
        <w:bottom w:val="single" w:color="auto" w:sz="12" w:space="4"/>
      </w:pBdr>
      <w:spacing w:before="80" w:after="80"/>
      <w:ind w:firstLine="504" w:firstLineChars="240"/>
    </w:pPr>
    <w:rPr>
      <w:iCs/>
      <w:color w:val="404040" w:themeColor="text1" w:themeTint="BF"/>
      <w:sz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86">
    <w:name w:val="Sub Item List Text TD"/>
    <w:basedOn w:val="168"/>
    <w:qFormat/>
    <w:uiPriority w:val="0"/>
    <w:pPr>
      <w:adjustRightInd w:val="0"/>
      <w:ind w:left="2551"/>
    </w:pPr>
  </w:style>
  <w:style w:type="paragraph" w:customStyle="1" w:styleId="187">
    <w:name w:val="Terminal Display in Table"/>
    <w:qFormat/>
    <w:uiPriority w:val="0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color w:val="000000" w:themeColor="text1"/>
      <w:spacing w:val="-1"/>
      <w:sz w:val="16"/>
      <w:szCs w:val="16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188">
    <w:name w:val="CAUTION Text List"/>
    <w:basedOn w:val="185"/>
    <w:qFormat/>
    <w:uiPriority w:val="0"/>
    <w:pPr>
      <w:keepNext/>
      <w:numPr>
        <w:ilvl w:val="0"/>
        <w:numId w:val="13"/>
      </w:numPr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89">
    <w:name w:val="Notes Text TD"/>
    <w:qFormat/>
    <w:uiPriority w:val="0"/>
    <w:pPr>
      <w:snapToGrid w:val="0"/>
      <w:spacing w:line="240" w:lineRule="atLeast"/>
      <w:ind w:left="2075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90">
    <w:name w:val="Notes Text List"/>
    <w:basedOn w:val="188"/>
    <w:qFormat/>
    <w:uiPriority w:val="0"/>
    <w:pPr>
      <w:keepNext w:val="0"/>
      <w:numPr>
        <w:numId w:val="14"/>
      </w:numPr>
      <w:pBdr>
        <w:bottom w:val="none" w:color="auto" w:sz="0" w:space="0"/>
      </w:pBdr>
      <w:tabs>
        <w:tab w:val="left" w:pos="1134"/>
        <w:tab w:val="left" w:pos="2359"/>
      </w:tabs>
      <w:spacing w:before="40" w:line="200" w:lineRule="atLeast"/>
      <w:ind w:left="0"/>
    </w:pPr>
    <w:rPr>
      <w:color w:val="404040" w:themeColor="text1" w:themeTint="BF"/>
      <w:szCs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91">
    <w:name w:val="Sub Item Step"/>
    <w:qFormat/>
    <w:uiPriority w:val="0"/>
    <w:pPr>
      <w:numPr>
        <w:ilvl w:val="1"/>
        <w:numId w:val="11"/>
      </w:numPr>
      <w:tabs>
        <w:tab w:val="left" w:pos="2551"/>
        <w:tab w:val="clear" w:pos="403"/>
      </w:tabs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92">
    <w:name w:val="Sub Item List Text"/>
    <w:qFormat/>
    <w:uiPriority w:val="0"/>
    <w:pPr>
      <w:adjustRightInd w:val="0"/>
      <w:snapToGrid w:val="0"/>
      <w:spacing w:before="80" w:after="80" w:line="240" w:lineRule="atLeast"/>
      <w:ind w:left="2551"/>
    </w:pPr>
    <w:rPr>
      <w:rFonts w:hint="eastAsia" w:ascii="Times New Roman" w:hAnsi="Times New Roman" w:eastAsia="宋体" w:cs="Arial"/>
      <w:kern w:val="2"/>
      <w:sz w:val="21"/>
      <w:szCs w:val="21"/>
      <w:lang w:val="en-US" w:eastAsia="zh-CN" w:bidi="ar-SA"/>
    </w:rPr>
  </w:style>
  <w:style w:type="paragraph" w:customStyle="1" w:styleId="193">
    <w:name w:val="Notes Text List Text TD"/>
    <w:qFormat/>
    <w:uiPriority w:val="0"/>
    <w:pPr>
      <w:snapToGrid w:val="0"/>
      <w:spacing w:line="240" w:lineRule="atLeast"/>
      <w:ind w:left="2359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94">
    <w:name w:val="Notes Heading in Table"/>
    <w:next w:val="19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9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 w:val="18"/>
      <w:szCs w:val="18"/>
      <w:lang w:val="en-US" w:eastAsia="zh-CN" w:bidi="ar-SA"/>
    </w:rPr>
  </w:style>
  <w:style w:type="paragraph" w:customStyle="1" w:styleId="196">
    <w:name w:val="Notes Text List in Table"/>
    <w:qFormat/>
    <w:uiPriority w:val="0"/>
    <w:pPr>
      <w:numPr>
        <w:ilvl w:val="0"/>
        <w:numId w:val="15"/>
      </w:numPr>
      <w:spacing w:before="40" w:after="80" w:line="200" w:lineRule="atLeast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7">
    <w:name w:val="Notes Text List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454"/>
    </w:pPr>
    <w:rPr>
      <w:rFonts w:ascii="Times New Roman" w:hAnsi="Times New Roman" w:eastAsia="楷体_GB2312" w:cs="Arial"/>
      <w:iCs/>
      <w:kern w:val="2"/>
      <w:sz w:val="18"/>
      <w:szCs w:val="18"/>
      <w:lang w:val="en-US" w:eastAsia="zh-CN" w:bidi="ar-SA"/>
    </w:rPr>
  </w:style>
  <w:style w:type="paragraph" w:customStyle="1" w:styleId="198">
    <w:name w:val="Item List in Table Text"/>
    <w:basedOn w:val="169"/>
    <w:qFormat/>
    <w:uiPriority w:val="0"/>
    <w:pPr>
      <w:ind w:left="284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99">
    <w:name w:val="Sub Item List in Table"/>
    <w:basedOn w:val="1"/>
    <w:qFormat/>
    <w:uiPriority w:val="0"/>
    <w:pPr>
      <w:numPr>
        <w:ilvl w:val="2"/>
        <w:numId w:val="12"/>
      </w:numPr>
      <w:spacing w:before="80" w:after="80"/>
      <w:ind w:firstLine="0" w:firstLineChars="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00">
    <w:name w:val="Item Step in Table"/>
    <w:qFormat/>
    <w:uiPriority w:val="0"/>
    <w:pPr>
      <w:numPr>
        <w:ilvl w:val="0"/>
        <w:numId w:val="16"/>
      </w:numPr>
      <w:topLinePunct/>
      <w:spacing w:before="40" w:after="4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201">
    <w:name w:val="Notes Text TD in Table"/>
    <w:qFormat/>
    <w:uiPriority w:val="0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202">
    <w:name w:val="Notes Text List Text"/>
    <w:basedOn w:val="185"/>
    <w:qFormat/>
    <w:uiPriority w:val="0"/>
    <w:pPr>
      <w:pBdr>
        <w:bottom w:val="none" w:color="auto" w:sz="0" w:space="0"/>
      </w:pBdr>
      <w:spacing w:before="40" w:line="200" w:lineRule="atLeast"/>
      <w:ind w:left="2359"/>
    </w:pPr>
    <w:rPr>
      <w:color w:val="404040" w:themeColor="text1" w:themeTint="BF"/>
      <w:szCs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03">
    <w:name w:val="CAUTION Text List Text TD"/>
    <w:basedOn w:val="185"/>
    <w:qFormat/>
    <w:uiPriority w:val="0"/>
    <w:pPr>
      <w:ind w:firstLine="283" w:firstLineChars="180"/>
    </w:pPr>
    <w:rPr>
      <w:rFonts w:ascii="Courier New" w:hAnsi="Courier New" w:eastAsia="宋体" w:cs="Courier New"/>
      <w:snapToGrid w:val="0"/>
      <w:color w:val="404040" w:themeColor="text1" w:themeTint="BF"/>
      <w:spacing w:val="-1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04">
    <w:name w:val="CAUTION Text Step"/>
    <w:basedOn w:val="185"/>
    <w:qFormat/>
    <w:uiPriority w:val="0"/>
    <w:pPr>
      <w:keepNext/>
      <w:numPr>
        <w:ilvl w:val="5"/>
        <w:numId w:val="12"/>
      </w:numPr>
      <w:tabs>
        <w:tab w:val="left" w:pos="0"/>
        <w:tab w:val="left" w:pos="1985"/>
        <w:tab w:val="clear" w:pos="420"/>
      </w:tabs>
      <w:ind w:left="1134" w:firstLine="420" w:firstLineChars="2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05">
    <w:name w:val="Code"/>
    <w:basedOn w:val="1"/>
    <w:qFormat/>
    <w:uiPriority w:val="0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color w:val="404040" w:themeColor="text1" w:themeTint="BF"/>
      <w:sz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06">
    <w:name w:val="Heading Left"/>
    <w:basedOn w:val="1"/>
    <w:qFormat/>
    <w:uiPriority w:val="0"/>
    <w:rPr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07">
    <w:name w:val="Heading Right"/>
    <w:basedOn w:val="1"/>
    <w:qFormat/>
    <w:uiPriority w:val="0"/>
    <w:pPr>
      <w:jc w:val="right"/>
    </w:pPr>
    <w:rPr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08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Times New Roman"/>
      <w:snapToGrid w:val="0"/>
      <w:lang w:val="en-US" w:eastAsia="zh-CN" w:bidi="ar-SA"/>
    </w:rPr>
  </w:style>
  <w:style w:type="paragraph" w:customStyle="1" w:styleId="209">
    <w:name w:val="须知"/>
    <w:basedOn w:val="158"/>
    <w:qFormat/>
    <w:uiPriority w:val="0"/>
    <w:pPr>
      <w:numPr>
        <w:ilvl w:val="0"/>
        <w:numId w:val="17"/>
      </w:numPr>
      <w:ind w:left="840" w:leftChars="200"/>
    </w:pPr>
    <w:rPr>
      <w:sz w:val="18"/>
      <w:szCs w:val="18"/>
    </w:rPr>
  </w:style>
  <w:style w:type="paragraph" w:customStyle="1" w:styleId="210">
    <w:name w:val="样式2"/>
    <w:basedOn w:val="1"/>
    <w:qFormat/>
    <w:uiPriority w:val="0"/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11">
    <w:name w:val="须知步骤"/>
    <w:basedOn w:val="158"/>
    <w:next w:val="1"/>
    <w:qFormat/>
    <w:uiPriority w:val="0"/>
    <w:pPr>
      <w:numPr>
        <w:ilvl w:val="0"/>
        <w:numId w:val="18"/>
      </w:numPr>
      <w:ind w:left="845" w:leftChars="200"/>
    </w:pPr>
    <w:rPr>
      <w:sz w:val="18"/>
    </w:rPr>
  </w:style>
  <w:style w:type="paragraph" w:customStyle="1" w:styleId="212">
    <w:name w:val="说明罗列"/>
    <w:basedOn w:val="158"/>
    <w:qFormat/>
    <w:uiPriority w:val="0"/>
    <w:pPr>
      <w:numPr>
        <w:numId w:val="19"/>
      </w:numPr>
      <w:ind w:left="1260" w:leftChars="400" w:firstLine="0"/>
    </w:pPr>
    <w:rPr>
      <w:sz w:val="18"/>
    </w:rPr>
  </w:style>
  <w:style w:type="paragraph" w:customStyle="1" w:styleId="213">
    <w:name w:val="样式3"/>
    <w:basedOn w:val="1"/>
    <w:qFormat/>
    <w:uiPriority w:val="0"/>
    <w:pPr>
      <w:numPr>
        <w:ilvl w:val="0"/>
        <w:numId w:val="20"/>
      </w:numPr>
      <w:ind w:left="425" w:firstLine="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14">
    <w:name w:val="步骤"/>
    <w:basedOn w:val="1"/>
    <w:qFormat/>
    <w:uiPriority w:val="0"/>
    <w:pPr>
      <w:numPr>
        <w:ilvl w:val="0"/>
        <w:numId w:val="21"/>
      </w:numPr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15">
    <w:name w:val="Terminal Display Char"/>
    <w:link w:val="168"/>
    <w:qFormat/>
    <w:uiPriority w:val="0"/>
    <w:rPr>
      <w:rFonts w:ascii="Courier New" w:hAnsi="Courier New" w:eastAsia="宋体" w:cs="Courier New"/>
      <w:snapToGrid w:val="0"/>
      <w:color w:val="4DD60C"/>
      <w:spacing w:val="-1"/>
      <w:sz w:val="16"/>
      <w:szCs w:val="16"/>
      <w:lang w:val="en-US" w:eastAsia="zh-CN" w:bidi="ar-SA"/>
    </w:rPr>
  </w:style>
  <w:style w:type="paragraph" w:customStyle="1" w:styleId="216">
    <w:name w:val="列表段落1"/>
    <w:basedOn w:val="1"/>
    <w:qFormat/>
    <w:uiPriority w:val="34"/>
    <w:pPr>
      <w:ind w:firstLine="42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17">
    <w:name w:val="缩进正文"/>
    <w:basedOn w:val="1"/>
    <w:qFormat/>
    <w:uiPriority w:val="0"/>
    <w:pPr>
      <w:ind w:firstLine="200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18">
    <w:name w:val="Tabletext"/>
    <w:basedOn w:val="1"/>
    <w:qFormat/>
    <w:uiPriority w:val="0"/>
    <w:pPr>
      <w:keepLines/>
      <w:widowControl w:val="0"/>
      <w:spacing w:after="120"/>
      <w:jc w:val="both"/>
    </w:pPr>
    <w:rPr>
      <w:rFonts w:ascii="Calibri" w:hAnsi="Calibri" w:cs="Times New Roman"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19">
    <w:name w:val="正文首行缩进两字"/>
    <w:qFormat/>
    <w:uiPriority w:val="0"/>
    <w:pPr>
      <w:spacing w:after="156" w:afterLines="50" w:line="300" w:lineRule="auto"/>
      <w:jc w:val="center"/>
    </w:pPr>
    <w:rPr>
      <w:rFonts w:ascii="Arial" w:hAnsi="Arial" w:eastAsia="微软雅黑" w:cstheme="minorBidi"/>
      <w:sz w:val="22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0" Type="http://schemas.microsoft.com/office/2011/relationships/people" Target="people.xml"/><Relationship Id="rId4" Type="http://schemas.openxmlformats.org/officeDocument/2006/relationships/header" Target="header2.xml"/><Relationship Id="rId39" Type="http://schemas.openxmlformats.org/officeDocument/2006/relationships/fontTable" Target="fontTable.xml"/><Relationship Id="rId38" Type="http://schemas.openxmlformats.org/officeDocument/2006/relationships/customXml" Target="../customXml/item3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4.jpeg"/><Relationship Id="rId33" Type="http://schemas.openxmlformats.org/officeDocument/2006/relationships/image" Target="media/image23.jpe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theme" Target="theme/theme1.xml"/><Relationship Id="rId13" Type="http://schemas.openxmlformats.org/officeDocument/2006/relationships/footer" Target="footer7.xml"/><Relationship Id="rId12" Type="http://schemas.openxmlformats.org/officeDocument/2006/relationships/header" Target="header4.xml"/><Relationship Id="rId11" Type="http://schemas.openxmlformats.org/officeDocument/2006/relationships/footer" Target="footer6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/>
  <Abstract/>
  <CompanyAddress>海淀区学院路30号科大天工大厦B座6层</CompanyAddress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EBE36E55-2E9A-4DF1-9AFF-10EF09A554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GZVDATA</Company>
  <Pages>16</Pages>
  <Words>1064</Words>
  <Characters>6068</Characters>
  <Lines>50</Lines>
  <Paragraphs>14</Paragraphs>
  <TotalTime>0</TotalTime>
  <ScaleCrop>false</ScaleCrop>
  <LinksUpToDate>false</LinksUpToDate>
  <CharactersWithSpaces>7118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2019-06-04T14:02:00Z</dcterms:created>
  <dc:creator>linhy</dc:creator>
  <cp:lastModifiedBy>zhangzetao</cp:lastModifiedBy>
  <cp:lastPrinted>2019-07-24T06:17:00Z</cp:lastPrinted>
  <dcterms:modified xsi:type="dcterms:W3CDTF">2022-09-14T10:39:14Z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  <property fmtid="{D5CDD505-2E9C-101B-9397-08002B2CF9AE}" pid="3" name="ICV">
    <vt:lpwstr>9858A4E477854B9FACE957FEDE255314</vt:lpwstr>
  </property>
</Properties>
</file>